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DF3BA" w14:textId="05D49502" w:rsidR="00231886" w:rsidRPr="00FA57B8" w:rsidRDefault="00231886" w:rsidP="00231886">
      <w:pPr>
        <w:jc w:val="both"/>
        <w:rPr>
          <w:rFonts w:ascii="Centaur" w:hAnsi="Centaur"/>
          <w:b/>
          <w:bCs/>
          <w:sz w:val="32"/>
          <w:szCs w:val="32"/>
          <w:shd w:val="clear" w:color="auto" w:fill="FFFFFF"/>
          <w:rPrChange w:id="0" w:author="Nirav" w:date="2019-07-18T12:28:00Z">
            <w:rPr>
              <w:rFonts w:ascii="Adobe Garamond Pro" w:hAnsi="Adobe Garamond Pro"/>
              <w:b/>
              <w:bCs/>
              <w:sz w:val="30"/>
              <w:szCs w:val="30"/>
              <w:shd w:val="clear" w:color="auto" w:fill="FFFFFF"/>
            </w:rPr>
          </w:rPrChange>
        </w:rPr>
      </w:pPr>
      <w:r w:rsidRPr="00FA57B8">
        <w:rPr>
          <w:rFonts w:ascii="Centaur" w:hAnsi="Centaur"/>
          <w:b/>
          <w:bCs/>
          <w:sz w:val="32"/>
          <w:szCs w:val="32"/>
          <w:shd w:val="clear" w:color="auto" w:fill="FFFFFF"/>
          <w:rPrChange w:id="1" w:author="Nirav" w:date="2019-07-18T12:28:00Z">
            <w:rPr>
              <w:rFonts w:ascii="Adobe Garamond Pro" w:hAnsi="Adobe Garamond Pro"/>
              <w:b/>
              <w:bCs/>
              <w:sz w:val="30"/>
              <w:szCs w:val="30"/>
              <w:shd w:val="clear" w:color="auto" w:fill="FFFFFF"/>
            </w:rPr>
          </w:rPrChange>
        </w:rPr>
        <w:t xml:space="preserve">Filter Bubble: Why should you care? </w:t>
      </w:r>
    </w:p>
    <w:p w14:paraId="47652E64" w14:textId="015F7CA4" w:rsidR="00231886" w:rsidRPr="00FA57B8" w:rsidRDefault="00231886" w:rsidP="00231886">
      <w:pPr>
        <w:jc w:val="both"/>
        <w:rPr>
          <w:rFonts w:ascii="Centaur" w:hAnsi="Centaur"/>
          <w:i/>
          <w:iCs/>
          <w:sz w:val="28"/>
          <w:szCs w:val="28"/>
          <w:shd w:val="clear" w:color="auto" w:fill="FFFFFF"/>
          <w:rPrChange w:id="2" w:author="Nirav" w:date="2019-07-18T12:28:00Z">
            <w:rPr>
              <w:rFonts w:ascii="Adobe Garamond Pro" w:hAnsi="Adobe Garamond Pro"/>
              <w:i/>
              <w:iCs/>
              <w:sz w:val="26"/>
              <w:szCs w:val="26"/>
              <w:shd w:val="clear" w:color="auto" w:fill="FFFFFF"/>
            </w:rPr>
          </w:rPrChange>
        </w:rPr>
      </w:pPr>
      <w:commentRangeStart w:id="3"/>
      <w:r w:rsidRPr="00FA57B8">
        <w:rPr>
          <w:rFonts w:ascii="Centaur" w:hAnsi="Centaur"/>
          <w:i/>
          <w:iCs/>
          <w:sz w:val="28"/>
          <w:szCs w:val="28"/>
          <w:shd w:val="clear" w:color="auto" w:fill="FFFFFF"/>
          <w:rPrChange w:id="4" w:author="Nirav" w:date="2019-07-18T12:28:00Z">
            <w:rPr>
              <w:rFonts w:ascii="Adobe Garamond Pro" w:hAnsi="Adobe Garamond Pro"/>
              <w:i/>
              <w:iCs/>
              <w:sz w:val="26"/>
              <w:szCs w:val="26"/>
              <w:shd w:val="clear" w:color="auto" w:fill="FFFFFF"/>
            </w:rPr>
          </w:rPrChange>
        </w:rPr>
        <w:t xml:space="preserve">Suresh </w:t>
      </w:r>
      <w:proofErr w:type="spellStart"/>
      <w:r w:rsidRPr="00FA57B8">
        <w:rPr>
          <w:rFonts w:ascii="Centaur" w:hAnsi="Centaur"/>
          <w:i/>
          <w:iCs/>
          <w:sz w:val="28"/>
          <w:szCs w:val="28"/>
          <w:shd w:val="clear" w:color="auto" w:fill="FFFFFF"/>
          <w:rPrChange w:id="5" w:author="Nirav" w:date="2019-07-18T12:28:00Z">
            <w:rPr>
              <w:rFonts w:ascii="Adobe Garamond Pro" w:hAnsi="Adobe Garamond Pro"/>
              <w:i/>
              <w:iCs/>
              <w:sz w:val="26"/>
              <w:szCs w:val="26"/>
              <w:shd w:val="clear" w:color="auto" w:fill="FFFFFF"/>
            </w:rPr>
          </w:rPrChange>
        </w:rPr>
        <w:t>Pantha</w:t>
      </w:r>
      <w:commentRangeEnd w:id="3"/>
      <w:proofErr w:type="spellEnd"/>
      <w:r w:rsidR="00084A72" w:rsidRPr="00FA57B8">
        <w:rPr>
          <w:rStyle w:val="CommentReference"/>
          <w:rFonts w:ascii="Centaur" w:hAnsi="Centaur"/>
          <w:sz w:val="18"/>
          <w:szCs w:val="18"/>
          <w:rPrChange w:id="6" w:author="Nirav" w:date="2019-07-18T12:28:00Z">
            <w:rPr>
              <w:rStyle w:val="CommentReference"/>
            </w:rPr>
          </w:rPrChange>
        </w:rPr>
        <w:commentReference w:id="3"/>
      </w:r>
    </w:p>
    <w:p w14:paraId="16ED0EA8" w14:textId="77777777" w:rsidR="00231886" w:rsidRPr="00FA57B8" w:rsidRDefault="00231886" w:rsidP="00231886">
      <w:pPr>
        <w:jc w:val="both"/>
        <w:rPr>
          <w:rFonts w:ascii="Centaur" w:hAnsi="Centaur"/>
          <w:i/>
          <w:iCs/>
          <w:sz w:val="28"/>
          <w:szCs w:val="28"/>
          <w:shd w:val="clear" w:color="auto" w:fill="FFFFFF"/>
          <w:rPrChange w:id="7" w:author="Nirav" w:date="2019-07-18T12:28:00Z">
            <w:rPr>
              <w:rFonts w:ascii="Adobe Garamond Pro" w:hAnsi="Adobe Garamond Pro"/>
              <w:i/>
              <w:iCs/>
              <w:sz w:val="26"/>
              <w:szCs w:val="26"/>
              <w:shd w:val="clear" w:color="auto" w:fill="FFFFFF"/>
            </w:rPr>
          </w:rPrChange>
        </w:rPr>
      </w:pPr>
    </w:p>
    <w:p w14:paraId="53DD3BDA" w14:textId="473D54DA" w:rsidR="00231886" w:rsidRPr="00FA57B8" w:rsidRDefault="00231886" w:rsidP="00231886">
      <w:pPr>
        <w:jc w:val="both"/>
        <w:rPr>
          <w:rFonts w:ascii="Centaur" w:hAnsi="Centaur"/>
          <w:i/>
          <w:iCs/>
          <w:sz w:val="28"/>
          <w:szCs w:val="28"/>
          <w:shd w:val="clear" w:color="auto" w:fill="FFFFFF"/>
          <w:rPrChange w:id="8" w:author="Nirav" w:date="2019-07-18T12:28:00Z">
            <w:rPr>
              <w:rFonts w:ascii="Adobe Garamond Pro" w:hAnsi="Adobe Garamond Pro"/>
              <w:i/>
              <w:iCs/>
              <w:sz w:val="26"/>
              <w:szCs w:val="26"/>
              <w:shd w:val="clear" w:color="auto" w:fill="FFFFFF"/>
            </w:rPr>
          </w:rPrChange>
        </w:rPr>
      </w:pPr>
      <w:r w:rsidRPr="00FA57B8">
        <w:rPr>
          <w:rFonts w:ascii="Centaur" w:hAnsi="Centaur"/>
          <w:i/>
          <w:iCs/>
          <w:sz w:val="28"/>
          <w:szCs w:val="28"/>
          <w:shd w:val="clear" w:color="auto" w:fill="FFFFFF"/>
          <w:rPrChange w:id="9" w:author="Nirav" w:date="2019-07-18T12:28:00Z">
            <w:rPr>
              <w:rFonts w:ascii="Adobe Garamond Pro" w:hAnsi="Adobe Garamond Pro"/>
              <w:i/>
              <w:iCs/>
              <w:sz w:val="26"/>
              <w:szCs w:val="26"/>
              <w:shd w:val="clear" w:color="auto" w:fill="FFFFFF"/>
            </w:rPr>
          </w:rPrChange>
        </w:rPr>
        <w:t xml:space="preserve">“Google is great at helping us find what we know we want, but not at finding what we don't know we want.” </w:t>
      </w:r>
      <w:r w:rsidRPr="00FA57B8">
        <w:rPr>
          <w:rFonts w:ascii="Times New Roman" w:hAnsi="Times New Roman" w:cs="Times New Roman"/>
          <w:i/>
          <w:iCs/>
          <w:sz w:val="28"/>
          <w:szCs w:val="28"/>
          <w:shd w:val="clear" w:color="auto" w:fill="FFFFFF"/>
          <w:rPrChange w:id="10" w:author="Nirav" w:date="2019-07-18T12:28:00Z">
            <w:rPr>
              <w:rFonts w:ascii="Times New Roman" w:hAnsi="Times New Roman" w:cs="Times New Roman"/>
              <w:i/>
              <w:iCs/>
              <w:sz w:val="26"/>
              <w:szCs w:val="26"/>
              <w:shd w:val="clear" w:color="auto" w:fill="FFFFFF"/>
            </w:rPr>
          </w:rPrChange>
        </w:rPr>
        <w:t>―</w:t>
      </w:r>
      <w:r w:rsidRPr="00FA57B8">
        <w:rPr>
          <w:rFonts w:ascii="Centaur" w:hAnsi="Centaur"/>
          <w:i/>
          <w:iCs/>
          <w:sz w:val="28"/>
          <w:szCs w:val="28"/>
          <w:shd w:val="clear" w:color="auto" w:fill="FFFFFF"/>
          <w:rPrChange w:id="11" w:author="Nirav" w:date="2019-07-18T12:28:00Z">
            <w:rPr>
              <w:rFonts w:ascii="Adobe Garamond Pro" w:hAnsi="Adobe Garamond Pro"/>
              <w:i/>
              <w:iCs/>
              <w:sz w:val="26"/>
              <w:szCs w:val="26"/>
              <w:shd w:val="clear" w:color="auto" w:fill="FFFFFF"/>
            </w:rPr>
          </w:rPrChange>
        </w:rPr>
        <w:t xml:space="preserve"> Eli </w:t>
      </w:r>
      <w:proofErr w:type="spellStart"/>
      <w:r w:rsidRPr="00FA57B8">
        <w:rPr>
          <w:rFonts w:ascii="Centaur" w:hAnsi="Centaur"/>
          <w:i/>
          <w:iCs/>
          <w:sz w:val="28"/>
          <w:szCs w:val="28"/>
          <w:shd w:val="clear" w:color="auto" w:fill="FFFFFF"/>
          <w:rPrChange w:id="12" w:author="Nirav" w:date="2019-07-18T12:28:00Z">
            <w:rPr>
              <w:rFonts w:ascii="Adobe Garamond Pro" w:hAnsi="Adobe Garamond Pro"/>
              <w:i/>
              <w:iCs/>
              <w:sz w:val="26"/>
              <w:szCs w:val="26"/>
              <w:shd w:val="clear" w:color="auto" w:fill="FFFFFF"/>
            </w:rPr>
          </w:rPrChange>
        </w:rPr>
        <w:t>Pariser</w:t>
      </w:r>
      <w:proofErr w:type="spellEnd"/>
      <w:r w:rsidRPr="00FA57B8">
        <w:rPr>
          <w:rFonts w:ascii="Centaur" w:hAnsi="Centaur"/>
          <w:i/>
          <w:iCs/>
          <w:sz w:val="28"/>
          <w:szCs w:val="28"/>
          <w:shd w:val="clear" w:color="auto" w:fill="FFFFFF"/>
          <w:rPrChange w:id="13" w:author="Nirav" w:date="2019-07-18T12:28:00Z">
            <w:rPr>
              <w:rFonts w:ascii="Adobe Garamond Pro" w:hAnsi="Adobe Garamond Pro"/>
              <w:i/>
              <w:iCs/>
              <w:sz w:val="26"/>
              <w:szCs w:val="26"/>
              <w:shd w:val="clear" w:color="auto" w:fill="FFFFFF"/>
            </w:rPr>
          </w:rPrChange>
        </w:rPr>
        <w:t xml:space="preserve">, The Filter Bubble: What the Internet is Hiding from You </w:t>
      </w:r>
    </w:p>
    <w:p w14:paraId="038E2719" w14:textId="08E1C05C" w:rsidR="0024132F" w:rsidRPr="00FA57B8" w:rsidRDefault="00231886" w:rsidP="00231886">
      <w:pPr>
        <w:jc w:val="both"/>
        <w:rPr>
          <w:ins w:id="14" w:author="Nirav" w:date="2019-07-17T23:53:00Z"/>
          <w:rFonts w:ascii="Centaur" w:hAnsi="Centaur"/>
          <w:sz w:val="28"/>
          <w:szCs w:val="28"/>
          <w:shd w:val="clear" w:color="auto" w:fill="FFFFFF"/>
          <w:rPrChange w:id="15" w:author="Nirav" w:date="2019-07-18T12:28:00Z">
            <w:rPr>
              <w:ins w:id="16" w:author="Nirav" w:date="2019-07-17T23:53:00Z"/>
              <w:rFonts w:ascii="Adobe Garamond Pro" w:hAnsi="Adobe Garamond Pro"/>
              <w:sz w:val="26"/>
              <w:szCs w:val="26"/>
              <w:shd w:val="clear" w:color="auto" w:fill="FFFFFF"/>
            </w:rPr>
          </w:rPrChange>
        </w:rPr>
      </w:pPr>
      <w:commentRangeStart w:id="17"/>
      <w:commentRangeStart w:id="18"/>
      <w:del w:id="19" w:author="Nirav" w:date="2019-07-17T23:47:00Z">
        <w:r w:rsidRPr="00FA57B8" w:rsidDel="0024132F">
          <w:rPr>
            <w:rFonts w:ascii="Centaur" w:hAnsi="Centaur"/>
            <w:sz w:val="28"/>
            <w:szCs w:val="28"/>
            <w:shd w:val="clear" w:color="auto" w:fill="FFFFFF"/>
            <w:rPrChange w:id="20" w:author="Nirav" w:date="2019-07-18T12:28:00Z">
              <w:rPr>
                <w:rFonts w:ascii="Adobe Garamond Pro" w:hAnsi="Adobe Garamond Pro"/>
                <w:sz w:val="26"/>
                <w:szCs w:val="26"/>
                <w:shd w:val="clear" w:color="auto" w:fill="FFFFFF"/>
              </w:rPr>
            </w:rPrChange>
          </w:rPr>
          <w:delText>Once while</w:delText>
        </w:r>
      </w:del>
      <w:ins w:id="21" w:author="Nirav" w:date="2019-07-17T23:47:00Z">
        <w:r w:rsidR="0024132F" w:rsidRPr="00FA57B8">
          <w:rPr>
            <w:rFonts w:ascii="Centaur" w:hAnsi="Centaur"/>
            <w:sz w:val="28"/>
            <w:szCs w:val="28"/>
            <w:shd w:val="clear" w:color="auto" w:fill="FFFFFF"/>
            <w:rPrChange w:id="22" w:author="Nirav" w:date="2019-07-18T12:28:00Z">
              <w:rPr>
                <w:rFonts w:ascii="Adobe Garamond Pro" w:hAnsi="Adobe Garamond Pro"/>
                <w:sz w:val="26"/>
                <w:szCs w:val="26"/>
                <w:shd w:val="clear" w:color="auto" w:fill="FFFFFF"/>
              </w:rPr>
            </w:rPrChange>
          </w:rPr>
          <w:t>I</w:t>
        </w:r>
      </w:ins>
      <w:commentRangeEnd w:id="18"/>
      <w:ins w:id="23" w:author="Nirav" w:date="2019-07-17T23:58:00Z">
        <w:r w:rsidR="003D260F" w:rsidRPr="00FA57B8">
          <w:rPr>
            <w:rStyle w:val="CommentReference"/>
            <w:rFonts w:ascii="Centaur" w:hAnsi="Centaur"/>
            <w:sz w:val="18"/>
            <w:szCs w:val="18"/>
            <w:rPrChange w:id="24" w:author="Nirav" w:date="2019-07-18T12:28:00Z">
              <w:rPr>
                <w:rStyle w:val="CommentReference"/>
              </w:rPr>
            </w:rPrChange>
          </w:rPr>
          <w:commentReference w:id="18"/>
        </w:r>
      </w:ins>
      <w:ins w:id="25" w:author="Nirav" w:date="2019-07-17T23:47:00Z">
        <w:r w:rsidR="0024132F" w:rsidRPr="00FA57B8">
          <w:rPr>
            <w:rFonts w:ascii="Centaur" w:hAnsi="Centaur"/>
            <w:sz w:val="28"/>
            <w:szCs w:val="28"/>
            <w:shd w:val="clear" w:color="auto" w:fill="FFFFFF"/>
            <w:rPrChange w:id="26" w:author="Nirav" w:date="2019-07-18T12:28:00Z">
              <w:rPr>
                <w:rFonts w:ascii="Adobe Garamond Pro" w:hAnsi="Adobe Garamond Pro"/>
                <w:sz w:val="26"/>
                <w:szCs w:val="26"/>
                <w:shd w:val="clear" w:color="auto" w:fill="FFFFFF"/>
              </w:rPr>
            </w:rPrChange>
          </w:rPr>
          <w:t xml:space="preserve"> was</w:t>
        </w:r>
      </w:ins>
      <w:r w:rsidRPr="00FA57B8">
        <w:rPr>
          <w:rFonts w:ascii="Centaur" w:hAnsi="Centaur"/>
          <w:sz w:val="28"/>
          <w:szCs w:val="28"/>
          <w:shd w:val="clear" w:color="auto" w:fill="FFFFFF"/>
          <w:rPrChange w:id="27" w:author="Nirav" w:date="2019-07-18T12:28:00Z">
            <w:rPr>
              <w:rFonts w:ascii="Adobe Garamond Pro" w:hAnsi="Adobe Garamond Pro"/>
              <w:sz w:val="26"/>
              <w:szCs w:val="26"/>
              <w:shd w:val="clear" w:color="auto" w:fill="FFFFFF"/>
            </w:rPr>
          </w:rPrChange>
        </w:rPr>
        <w:t xml:space="preserve"> </w:t>
      </w:r>
      <w:ins w:id="28" w:author="Nirav" w:date="2019-07-17T23:45:00Z">
        <w:r w:rsidR="0024132F" w:rsidRPr="00FA57B8">
          <w:rPr>
            <w:rFonts w:ascii="Centaur" w:hAnsi="Centaur"/>
            <w:sz w:val="28"/>
            <w:szCs w:val="28"/>
            <w:shd w:val="clear" w:color="auto" w:fill="FFFFFF"/>
            <w:rPrChange w:id="29" w:author="Nirav" w:date="2019-07-18T12:28:00Z">
              <w:rPr>
                <w:rFonts w:ascii="Adobe Garamond Pro" w:hAnsi="Adobe Garamond Pro"/>
                <w:sz w:val="26"/>
                <w:szCs w:val="26"/>
                <w:shd w:val="clear" w:color="auto" w:fill="FFFFFF"/>
              </w:rPr>
            </w:rPrChange>
          </w:rPr>
          <w:t>casuall</w:t>
        </w:r>
      </w:ins>
      <w:del w:id="30" w:author="Nirav" w:date="2019-07-17T23:45:00Z">
        <w:r w:rsidRPr="00FA57B8" w:rsidDel="0024132F">
          <w:rPr>
            <w:rFonts w:ascii="Centaur" w:hAnsi="Centaur"/>
            <w:sz w:val="28"/>
            <w:szCs w:val="28"/>
            <w:shd w:val="clear" w:color="auto" w:fill="FFFFFF"/>
            <w:rPrChange w:id="31" w:author="Nirav" w:date="2019-07-18T12:28:00Z">
              <w:rPr>
                <w:rFonts w:ascii="Adobe Garamond Pro" w:hAnsi="Adobe Garamond Pro"/>
                <w:sz w:val="26"/>
                <w:szCs w:val="26"/>
                <w:shd w:val="clear" w:color="auto" w:fill="FFFFFF"/>
              </w:rPr>
            </w:rPrChange>
          </w:rPr>
          <w:delText>graduall</w:delText>
        </w:r>
      </w:del>
      <w:r w:rsidRPr="00FA57B8">
        <w:rPr>
          <w:rFonts w:ascii="Centaur" w:hAnsi="Centaur"/>
          <w:sz w:val="28"/>
          <w:szCs w:val="28"/>
          <w:shd w:val="clear" w:color="auto" w:fill="FFFFFF"/>
          <w:rPrChange w:id="32" w:author="Nirav" w:date="2019-07-18T12:28:00Z">
            <w:rPr>
              <w:rFonts w:ascii="Adobe Garamond Pro" w:hAnsi="Adobe Garamond Pro"/>
              <w:sz w:val="26"/>
              <w:szCs w:val="26"/>
              <w:shd w:val="clear" w:color="auto" w:fill="FFFFFF"/>
            </w:rPr>
          </w:rPrChange>
        </w:rPr>
        <w:t>y</w:t>
      </w:r>
      <w:commentRangeStart w:id="33"/>
      <w:r w:rsidRPr="00FA57B8">
        <w:rPr>
          <w:rFonts w:ascii="Centaur" w:hAnsi="Centaur"/>
          <w:sz w:val="28"/>
          <w:szCs w:val="28"/>
          <w:shd w:val="clear" w:color="auto" w:fill="FFFFFF"/>
          <w:rPrChange w:id="34" w:author="Nirav" w:date="2019-07-18T12:28:00Z">
            <w:rPr>
              <w:rFonts w:ascii="Adobe Garamond Pro" w:hAnsi="Adobe Garamond Pro"/>
              <w:sz w:val="26"/>
              <w:szCs w:val="26"/>
              <w:shd w:val="clear" w:color="auto" w:fill="FFFFFF"/>
            </w:rPr>
          </w:rPrChange>
        </w:rPr>
        <w:t xml:space="preserve"> </w:t>
      </w:r>
      <w:commentRangeEnd w:id="33"/>
      <w:r w:rsidR="0024132F" w:rsidRPr="00FA57B8">
        <w:rPr>
          <w:rStyle w:val="CommentReference"/>
          <w:rFonts w:ascii="Centaur" w:hAnsi="Centaur"/>
          <w:sz w:val="18"/>
          <w:szCs w:val="18"/>
          <w:rPrChange w:id="35" w:author="Nirav" w:date="2019-07-18T12:28:00Z">
            <w:rPr>
              <w:rStyle w:val="CommentReference"/>
            </w:rPr>
          </w:rPrChange>
        </w:rPr>
        <w:commentReference w:id="33"/>
      </w:r>
      <w:r w:rsidRPr="00FA57B8">
        <w:rPr>
          <w:rFonts w:ascii="Centaur" w:hAnsi="Centaur"/>
          <w:sz w:val="28"/>
          <w:szCs w:val="28"/>
          <w:shd w:val="clear" w:color="auto" w:fill="FFFFFF"/>
          <w:rPrChange w:id="36" w:author="Nirav" w:date="2019-07-18T12:28:00Z">
            <w:rPr>
              <w:rFonts w:ascii="Adobe Garamond Pro" w:hAnsi="Adobe Garamond Pro"/>
              <w:sz w:val="26"/>
              <w:szCs w:val="26"/>
              <w:shd w:val="clear" w:color="auto" w:fill="FFFFFF"/>
            </w:rPr>
          </w:rPrChange>
        </w:rPr>
        <w:t xml:space="preserve">scrolling through my Facebook news feed looking through the </w:t>
      </w:r>
      <w:del w:id="37" w:author="Nirav" w:date="2019-07-18T10:47:00Z">
        <w:r w:rsidRPr="00FA57B8" w:rsidDel="001F296B">
          <w:rPr>
            <w:rFonts w:ascii="Centaur" w:hAnsi="Centaur"/>
            <w:sz w:val="28"/>
            <w:szCs w:val="28"/>
            <w:shd w:val="clear" w:color="auto" w:fill="FFFFFF"/>
            <w:rPrChange w:id="38" w:author="Nirav" w:date="2019-07-18T12:28:00Z">
              <w:rPr>
                <w:rFonts w:ascii="Adobe Garamond Pro" w:hAnsi="Adobe Garamond Pro"/>
                <w:sz w:val="26"/>
                <w:szCs w:val="26"/>
                <w:shd w:val="clear" w:color="auto" w:fill="FFFFFF"/>
              </w:rPr>
            </w:rPrChange>
          </w:rPr>
          <w:delText>carefully</w:delText>
        </w:r>
      </w:del>
      <w:del w:id="39" w:author="Nirav" w:date="2019-07-17T23:45:00Z">
        <w:r w:rsidRPr="00FA57B8" w:rsidDel="0024132F">
          <w:rPr>
            <w:rFonts w:ascii="Centaur" w:hAnsi="Centaur"/>
            <w:sz w:val="28"/>
            <w:szCs w:val="28"/>
            <w:shd w:val="clear" w:color="auto" w:fill="FFFFFF"/>
            <w:rPrChange w:id="40" w:author="Nirav" w:date="2019-07-18T12:28:00Z">
              <w:rPr>
                <w:rFonts w:ascii="Adobe Garamond Pro" w:hAnsi="Adobe Garamond Pro"/>
                <w:sz w:val="26"/>
                <w:szCs w:val="26"/>
                <w:shd w:val="clear" w:color="auto" w:fill="FFFFFF"/>
              </w:rPr>
            </w:rPrChange>
          </w:rPr>
          <w:delText xml:space="preserve"> picked and </w:delText>
        </w:r>
      </w:del>
      <w:del w:id="41" w:author="Nirav" w:date="2019-07-18T10:47:00Z">
        <w:r w:rsidRPr="00FA57B8" w:rsidDel="001F296B">
          <w:rPr>
            <w:rFonts w:ascii="Centaur" w:hAnsi="Centaur"/>
            <w:sz w:val="28"/>
            <w:szCs w:val="28"/>
            <w:shd w:val="clear" w:color="auto" w:fill="FFFFFF"/>
            <w:rPrChange w:id="42" w:author="Nirav" w:date="2019-07-18T12:28:00Z">
              <w:rPr>
                <w:rFonts w:ascii="Adobe Garamond Pro" w:hAnsi="Adobe Garamond Pro"/>
                <w:sz w:val="26"/>
                <w:szCs w:val="26"/>
                <w:shd w:val="clear" w:color="auto" w:fill="FFFFFF"/>
              </w:rPr>
            </w:rPrChange>
          </w:rPr>
          <w:delText xml:space="preserve">edited </w:delText>
        </w:r>
      </w:del>
      <w:r w:rsidRPr="00FA57B8">
        <w:rPr>
          <w:rFonts w:ascii="Centaur" w:hAnsi="Centaur"/>
          <w:sz w:val="28"/>
          <w:szCs w:val="28"/>
          <w:shd w:val="clear" w:color="auto" w:fill="FFFFFF"/>
          <w:rPrChange w:id="43" w:author="Nirav" w:date="2019-07-18T12:28:00Z">
            <w:rPr>
              <w:rFonts w:ascii="Adobe Garamond Pro" w:hAnsi="Adobe Garamond Pro"/>
              <w:sz w:val="26"/>
              <w:szCs w:val="26"/>
              <w:shd w:val="clear" w:color="auto" w:fill="FFFFFF"/>
            </w:rPr>
          </w:rPrChange>
        </w:rPr>
        <w:t xml:space="preserve">photos </w:t>
      </w:r>
      <w:del w:id="44" w:author="Nirav" w:date="2019-07-18T10:47:00Z">
        <w:r w:rsidRPr="00FA57B8" w:rsidDel="001F296B">
          <w:rPr>
            <w:rFonts w:ascii="Centaur" w:hAnsi="Centaur"/>
            <w:sz w:val="28"/>
            <w:szCs w:val="28"/>
            <w:shd w:val="clear" w:color="auto" w:fill="FFFFFF"/>
            <w:rPrChange w:id="45" w:author="Nirav" w:date="2019-07-18T12:28:00Z">
              <w:rPr>
                <w:rFonts w:ascii="Adobe Garamond Pro" w:hAnsi="Adobe Garamond Pro"/>
                <w:sz w:val="26"/>
                <w:szCs w:val="26"/>
                <w:shd w:val="clear" w:color="auto" w:fill="FFFFFF"/>
              </w:rPr>
            </w:rPrChange>
          </w:rPr>
          <w:delText xml:space="preserve">of </w:delText>
        </w:r>
      </w:del>
      <w:r w:rsidRPr="00FA57B8">
        <w:rPr>
          <w:rFonts w:ascii="Centaur" w:hAnsi="Centaur"/>
          <w:sz w:val="28"/>
          <w:szCs w:val="28"/>
          <w:shd w:val="clear" w:color="auto" w:fill="FFFFFF"/>
          <w:rPrChange w:id="46" w:author="Nirav" w:date="2019-07-18T12:28:00Z">
            <w:rPr>
              <w:rFonts w:ascii="Adobe Garamond Pro" w:hAnsi="Adobe Garamond Pro"/>
              <w:sz w:val="26"/>
              <w:szCs w:val="26"/>
              <w:shd w:val="clear" w:color="auto" w:fill="FFFFFF"/>
            </w:rPr>
          </w:rPrChange>
        </w:rPr>
        <w:t>people</w:t>
      </w:r>
      <w:ins w:id="47" w:author="Nirav" w:date="2019-07-18T10:47:00Z">
        <w:r w:rsidR="001F296B" w:rsidRPr="00FA57B8">
          <w:rPr>
            <w:rFonts w:ascii="Centaur" w:hAnsi="Centaur"/>
            <w:sz w:val="28"/>
            <w:szCs w:val="28"/>
            <w:shd w:val="clear" w:color="auto" w:fill="FFFFFF"/>
            <w:rPrChange w:id="48" w:author="Nirav" w:date="2019-07-18T12:28:00Z">
              <w:rPr>
                <w:rFonts w:ascii="Adobe Garamond Pro" w:hAnsi="Adobe Garamond Pro"/>
                <w:sz w:val="26"/>
                <w:szCs w:val="26"/>
                <w:shd w:val="clear" w:color="auto" w:fill="FFFFFF"/>
              </w:rPr>
            </w:rPrChange>
          </w:rPr>
          <w:t xml:space="preserve"> have </w:t>
        </w:r>
        <w:r w:rsidR="001F296B" w:rsidRPr="00FA57B8">
          <w:rPr>
            <w:rFonts w:ascii="Centaur" w:hAnsi="Centaur"/>
            <w:sz w:val="28"/>
            <w:szCs w:val="28"/>
            <w:shd w:val="clear" w:color="auto" w:fill="FFFFFF"/>
            <w:rPrChange w:id="49" w:author="Nirav" w:date="2019-07-18T12:28:00Z">
              <w:rPr>
                <w:rFonts w:ascii="Adobe Garamond Pro" w:hAnsi="Adobe Garamond Pro"/>
                <w:sz w:val="26"/>
                <w:szCs w:val="26"/>
                <w:shd w:val="clear" w:color="auto" w:fill="FFFFFF"/>
              </w:rPr>
            </w:rPrChange>
          </w:rPr>
          <w:t>carefully selected and edited</w:t>
        </w:r>
        <w:r w:rsidR="001F296B" w:rsidRPr="00FA57B8">
          <w:rPr>
            <w:rFonts w:ascii="Centaur" w:hAnsi="Centaur"/>
            <w:sz w:val="28"/>
            <w:szCs w:val="28"/>
            <w:shd w:val="clear" w:color="auto" w:fill="FFFFFF"/>
            <w:rPrChange w:id="50"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51" w:author="Nirav" w:date="2019-07-18T12:28:00Z">
            <w:rPr>
              <w:rFonts w:ascii="Adobe Garamond Pro" w:hAnsi="Adobe Garamond Pro"/>
              <w:sz w:val="26"/>
              <w:szCs w:val="26"/>
              <w:shd w:val="clear" w:color="auto" w:fill="FFFFFF"/>
            </w:rPr>
          </w:rPrChange>
        </w:rPr>
        <w:t xml:space="preserve"> among whom very few </w:t>
      </w:r>
      <w:del w:id="52" w:author="Nirav" w:date="2019-07-17T23:46:00Z">
        <w:r w:rsidRPr="00FA57B8" w:rsidDel="0024132F">
          <w:rPr>
            <w:rFonts w:ascii="Centaur" w:hAnsi="Centaur"/>
            <w:sz w:val="28"/>
            <w:szCs w:val="28"/>
            <w:shd w:val="clear" w:color="auto" w:fill="FFFFFF"/>
            <w:rPrChange w:id="53" w:author="Nirav" w:date="2019-07-18T12:28:00Z">
              <w:rPr>
                <w:rFonts w:ascii="Adobe Garamond Pro" w:hAnsi="Adobe Garamond Pro"/>
                <w:sz w:val="26"/>
                <w:szCs w:val="26"/>
                <w:shd w:val="clear" w:color="auto" w:fill="FFFFFF"/>
              </w:rPr>
            </w:rPrChange>
          </w:rPr>
          <w:delText xml:space="preserve">have </w:delText>
        </w:r>
      </w:del>
      <w:r w:rsidRPr="00FA57B8">
        <w:rPr>
          <w:rFonts w:ascii="Centaur" w:hAnsi="Centaur"/>
          <w:sz w:val="28"/>
          <w:szCs w:val="28"/>
          <w:shd w:val="clear" w:color="auto" w:fill="FFFFFF"/>
          <w:rPrChange w:id="54" w:author="Nirav" w:date="2019-07-18T12:28:00Z">
            <w:rPr>
              <w:rFonts w:ascii="Adobe Garamond Pro" w:hAnsi="Adobe Garamond Pro"/>
              <w:sz w:val="26"/>
              <w:szCs w:val="26"/>
              <w:shd w:val="clear" w:color="auto" w:fill="FFFFFF"/>
            </w:rPr>
          </w:rPrChange>
        </w:rPr>
        <w:t>actual</w:t>
      </w:r>
      <w:ins w:id="55" w:author="Nirav" w:date="2019-07-17T23:46:00Z">
        <w:r w:rsidR="0024132F" w:rsidRPr="00FA57B8">
          <w:rPr>
            <w:rFonts w:ascii="Centaur" w:hAnsi="Centaur"/>
            <w:sz w:val="28"/>
            <w:szCs w:val="28"/>
            <w:shd w:val="clear" w:color="auto" w:fill="FFFFFF"/>
            <w:rPrChange w:id="56" w:author="Nirav" w:date="2019-07-18T12:28:00Z">
              <w:rPr>
                <w:rFonts w:ascii="Adobe Garamond Pro" w:hAnsi="Adobe Garamond Pro"/>
                <w:sz w:val="26"/>
                <w:szCs w:val="26"/>
                <w:shd w:val="clear" w:color="auto" w:fill="FFFFFF"/>
              </w:rPr>
            </w:rPrChange>
          </w:rPr>
          <w:t>ly</w:t>
        </w:r>
      </w:ins>
      <w:r w:rsidRPr="00FA57B8">
        <w:rPr>
          <w:rFonts w:ascii="Centaur" w:hAnsi="Centaur"/>
          <w:sz w:val="28"/>
          <w:szCs w:val="28"/>
          <w:shd w:val="clear" w:color="auto" w:fill="FFFFFF"/>
          <w:rPrChange w:id="57" w:author="Nirav" w:date="2019-07-18T12:28:00Z">
            <w:rPr>
              <w:rFonts w:ascii="Adobe Garamond Pro" w:hAnsi="Adobe Garamond Pro"/>
              <w:sz w:val="26"/>
              <w:szCs w:val="26"/>
              <w:shd w:val="clear" w:color="auto" w:fill="FFFFFF"/>
            </w:rPr>
          </w:rPrChange>
        </w:rPr>
        <w:t xml:space="preserve"> impact </w:t>
      </w:r>
      <w:del w:id="58" w:author="Nirav" w:date="2019-07-17T23:46:00Z">
        <w:r w:rsidRPr="00FA57B8" w:rsidDel="0024132F">
          <w:rPr>
            <w:rFonts w:ascii="Centaur" w:hAnsi="Centaur"/>
            <w:sz w:val="28"/>
            <w:szCs w:val="28"/>
            <w:shd w:val="clear" w:color="auto" w:fill="FFFFFF"/>
            <w:rPrChange w:id="59" w:author="Nirav" w:date="2019-07-18T12:28:00Z">
              <w:rPr>
                <w:rFonts w:ascii="Adobe Garamond Pro" w:hAnsi="Adobe Garamond Pro"/>
                <w:sz w:val="26"/>
                <w:szCs w:val="26"/>
                <w:shd w:val="clear" w:color="auto" w:fill="FFFFFF"/>
              </w:rPr>
            </w:rPrChange>
          </w:rPr>
          <w:delText xml:space="preserve">on </w:delText>
        </w:r>
      </w:del>
      <w:r w:rsidRPr="00FA57B8">
        <w:rPr>
          <w:rFonts w:ascii="Centaur" w:hAnsi="Centaur"/>
          <w:sz w:val="28"/>
          <w:szCs w:val="28"/>
          <w:shd w:val="clear" w:color="auto" w:fill="FFFFFF"/>
          <w:rPrChange w:id="60" w:author="Nirav" w:date="2019-07-18T12:28:00Z">
            <w:rPr>
              <w:rFonts w:ascii="Adobe Garamond Pro" w:hAnsi="Adobe Garamond Pro"/>
              <w:sz w:val="26"/>
              <w:szCs w:val="26"/>
              <w:shd w:val="clear" w:color="auto" w:fill="FFFFFF"/>
            </w:rPr>
          </w:rPrChange>
        </w:rPr>
        <w:t>my daily life other than</w:t>
      </w:r>
      <w:ins w:id="61" w:author="Nirav" w:date="2019-07-18T10:48:00Z">
        <w:r w:rsidR="001F296B" w:rsidRPr="00FA57B8">
          <w:rPr>
            <w:rFonts w:ascii="Centaur" w:hAnsi="Centaur"/>
            <w:sz w:val="28"/>
            <w:szCs w:val="28"/>
            <w:shd w:val="clear" w:color="auto" w:fill="FFFFFF"/>
            <w:rPrChange w:id="62" w:author="Nirav" w:date="2019-07-18T12:28:00Z">
              <w:rPr>
                <w:rFonts w:ascii="Adobe Garamond Pro" w:hAnsi="Adobe Garamond Pro"/>
                <w:sz w:val="26"/>
                <w:szCs w:val="26"/>
                <w:shd w:val="clear" w:color="auto" w:fill="FFFFFF"/>
              </w:rPr>
            </w:rPrChange>
          </w:rPr>
          <w:t xml:space="preserve"> by</w:t>
        </w:r>
      </w:ins>
      <w:r w:rsidRPr="00FA57B8">
        <w:rPr>
          <w:rFonts w:ascii="Centaur" w:hAnsi="Centaur"/>
          <w:sz w:val="28"/>
          <w:szCs w:val="28"/>
          <w:shd w:val="clear" w:color="auto" w:fill="FFFFFF"/>
          <w:rPrChange w:id="63" w:author="Nirav" w:date="2019-07-18T12:28:00Z">
            <w:rPr>
              <w:rFonts w:ascii="Adobe Garamond Pro" w:hAnsi="Adobe Garamond Pro"/>
              <w:sz w:val="26"/>
              <w:szCs w:val="26"/>
              <w:shd w:val="clear" w:color="auto" w:fill="FFFFFF"/>
            </w:rPr>
          </w:rPrChange>
        </w:rPr>
        <w:t xml:space="preserve"> wasting my </w:t>
      </w:r>
      <w:del w:id="64" w:author="Nirav" w:date="2019-07-17T23:46:00Z">
        <w:r w:rsidRPr="00FA57B8" w:rsidDel="0024132F">
          <w:rPr>
            <w:rFonts w:ascii="Centaur" w:hAnsi="Centaur"/>
            <w:sz w:val="28"/>
            <w:szCs w:val="28"/>
            <w:shd w:val="clear" w:color="auto" w:fill="FFFFFF"/>
            <w:rPrChange w:id="65" w:author="Nirav" w:date="2019-07-18T12:28:00Z">
              <w:rPr>
                <w:rFonts w:ascii="Adobe Garamond Pro" w:hAnsi="Adobe Garamond Pro"/>
                <w:sz w:val="26"/>
                <w:szCs w:val="26"/>
                <w:shd w:val="clear" w:color="auto" w:fill="FFFFFF"/>
              </w:rPr>
            </w:rPrChange>
          </w:rPr>
          <w:delText xml:space="preserve">damn </w:delText>
        </w:r>
      </w:del>
      <w:r w:rsidRPr="00FA57B8">
        <w:rPr>
          <w:rFonts w:ascii="Centaur" w:hAnsi="Centaur"/>
          <w:sz w:val="28"/>
          <w:szCs w:val="28"/>
          <w:shd w:val="clear" w:color="auto" w:fill="FFFFFF"/>
          <w:rPrChange w:id="66" w:author="Nirav" w:date="2019-07-18T12:28:00Z">
            <w:rPr>
              <w:rFonts w:ascii="Adobe Garamond Pro" w:hAnsi="Adobe Garamond Pro"/>
              <w:sz w:val="26"/>
              <w:szCs w:val="26"/>
              <w:shd w:val="clear" w:color="auto" w:fill="FFFFFF"/>
            </w:rPr>
          </w:rPrChange>
        </w:rPr>
        <w:t>time through their posts and stories</w:t>
      </w:r>
      <w:ins w:id="67" w:author="Nirav" w:date="2019-07-18T12:58:00Z">
        <w:r w:rsidR="00742D99">
          <w:rPr>
            <w:rFonts w:ascii="Centaur" w:hAnsi="Centaur"/>
            <w:sz w:val="28"/>
            <w:szCs w:val="28"/>
            <w:shd w:val="clear" w:color="auto" w:fill="FFFFFF"/>
          </w:rPr>
          <w:t>,</w:t>
        </w:r>
      </w:ins>
      <w:r w:rsidRPr="00FA57B8">
        <w:rPr>
          <w:rFonts w:ascii="Centaur" w:hAnsi="Centaur"/>
          <w:sz w:val="28"/>
          <w:szCs w:val="28"/>
          <w:shd w:val="clear" w:color="auto" w:fill="FFFFFF"/>
          <w:rPrChange w:id="68" w:author="Nirav" w:date="2019-07-18T12:28:00Z">
            <w:rPr>
              <w:rFonts w:ascii="Adobe Garamond Pro" w:hAnsi="Adobe Garamond Pro"/>
              <w:sz w:val="26"/>
              <w:szCs w:val="26"/>
              <w:shd w:val="clear" w:color="auto" w:fill="FFFFFF"/>
            </w:rPr>
          </w:rPrChange>
        </w:rPr>
        <w:t xml:space="preserve"> and </w:t>
      </w:r>
      <w:ins w:id="69" w:author="Nirav" w:date="2019-07-18T12:58:00Z">
        <w:r w:rsidR="00742D99">
          <w:rPr>
            <w:rFonts w:ascii="Centaur" w:hAnsi="Centaur"/>
            <w:sz w:val="28"/>
            <w:szCs w:val="28"/>
            <w:shd w:val="clear" w:color="auto" w:fill="FFFFFF"/>
          </w:rPr>
          <w:t xml:space="preserve">by </w:t>
        </w:r>
      </w:ins>
      <w:r w:rsidRPr="00FA57B8">
        <w:rPr>
          <w:rFonts w:ascii="Centaur" w:hAnsi="Centaur"/>
          <w:sz w:val="28"/>
          <w:szCs w:val="28"/>
          <w:shd w:val="clear" w:color="auto" w:fill="FFFFFF"/>
          <w:rPrChange w:id="70" w:author="Nirav" w:date="2019-07-18T12:28:00Z">
            <w:rPr>
              <w:rFonts w:ascii="Adobe Garamond Pro" w:hAnsi="Adobe Garamond Pro"/>
              <w:sz w:val="26"/>
              <w:szCs w:val="26"/>
              <w:shd w:val="clear" w:color="auto" w:fill="FFFFFF"/>
            </w:rPr>
          </w:rPrChange>
        </w:rPr>
        <w:t>mak</w:t>
      </w:r>
      <w:ins w:id="71" w:author="Nirav" w:date="2019-07-18T10:48:00Z">
        <w:r w:rsidR="001F296B" w:rsidRPr="00FA57B8">
          <w:rPr>
            <w:rFonts w:ascii="Centaur" w:hAnsi="Centaur"/>
            <w:sz w:val="28"/>
            <w:szCs w:val="28"/>
            <w:shd w:val="clear" w:color="auto" w:fill="FFFFFF"/>
            <w:rPrChange w:id="72" w:author="Nirav" w:date="2019-07-18T12:28:00Z">
              <w:rPr>
                <w:rFonts w:ascii="Adobe Garamond Pro" w:hAnsi="Adobe Garamond Pro"/>
                <w:sz w:val="26"/>
                <w:szCs w:val="26"/>
                <w:shd w:val="clear" w:color="auto" w:fill="FFFFFF"/>
              </w:rPr>
            </w:rPrChange>
          </w:rPr>
          <w:t>ing</w:t>
        </w:r>
      </w:ins>
      <w:del w:id="73" w:author="Nirav" w:date="2019-07-18T10:48:00Z">
        <w:r w:rsidRPr="00FA57B8" w:rsidDel="001F296B">
          <w:rPr>
            <w:rFonts w:ascii="Centaur" w:hAnsi="Centaur"/>
            <w:sz w:val="28"/>
            <w:szCs w:val="28"/>
            <w:shd w:val="clear" w:color="auto" w:fill="FFFFFF"/>
            <w:rPrChange w:id="74" w:author="Nirav" w:date="2019-07-18T12:28:00Z">
              <w:rPr>
                <w:rFonts w:ascii="Adobe Garamond Pro" w:hAnsi="Adobe Garamond Pro"/>
                <w:sz w:val="26"/>
                <w:szCs w:val="26"/>
                <w:shd w:val="clear" w:color="auto" w:fill="FFFFFF"/>
              </w:rPr>
            </w:rPrChange>
          </w:rPr>
          <w:delText>e</w:delText>
        </w:r>
      </w:del>
      <w:r w:rsidRPr="00FA57B8">
        <w:rPr>
          <w:rFonts w:ascii="Centaur" w:hAnsi="Centaur"/>
          <w:sz w:val="28"/>
          <w:szCs w:val="28"/>
          <w:shd w:val="clear" w:color="auto" w:fill="FFFFFF"/>
          <w:rPrChange w:id="75" w:author="Nirav" w:date="2019-07-18T12:28:00Z">
            <w:rPr>
              <w:rFonts w:ascii="Adobe Garamond Pro" w:hAnsi="Adobe Garamond Pro"/>
              <w:sz w:val="26"/>
              <w:szCs w:val="26"/>
              <w:shd w:val="clear" w:color="auto" w:fill="FFFFFF"/>
            </w:rPr>
          </w:rPrChange>
        </w:rPr>
        <w:t xml:space="preserve"> my self-confidence go down the drain seeing their perfect </w:t>
      </w:r>
      <w:del w:id="76" w:author="Nirav" w:date="2019-07-18T10:48:00Z">
        <w:r w:rsidRPr="00FA57B8" w:rsidDel="001F296B">
          <w:rPr>
            <w:rFonts w:ascii="Centaur" w:hAnsi="Centaur"/>
            <w:sz w:val="28"/>
            <w:szCs w:val="28"/>
            <w:shd w:val="clear" w:color="auto" w:fill="FFFFFF"/>
            <w:rPrChange w:id="77" w:author="Nirav" w:date="2019-07-18T12:28:00Z">
              <w:rPr>
                <w:rFonts w:ascii="Adobe Garamond Pro" w:hAnsi="Adobe Garamond Pro"/>
                <w:sz w:val="26"/>
                <w:szCs w:val="26"/>
                <w:shd w:val="clear" w:color="auto" w:fill="FFFFFF"/>
              </w:rPr>
            </w:rPrChange>
          </w:rPr>
          <w:delText xml:space="preserve">on </w:delText>
        </w:r>
      </w:del>
      <w:ins w:id="78" w:author="Nirav" w:date="2019-07-18T10:48:00Z">
        <w:r w:rsidR="001F296B" w:rsidRPr="00FA57B8">
          <w:rPr>
            <w:rFonts w:ascii="Centaur" w:hAnsi="Centaur"/>
            <w:sz w:val="28"/>
            <w:szCs w:val="28"/>
            <w:shd w:val="clear" w:color="auto" w:fill="FFFFFF"/>
            <w:rPrChange w:id="79" w:author="Nirav" w:date="2019-07-18T12:28:00Z">
              <w:rPr>
                <w:rFonts w:ascii="Adobe Garamond Pro" w:hAnsi="Adobe Garamond Pro"/>
                <w:sz w:val="26"/>
                <w:szCs w:val="26"/>
                <w:shd w:val="clear" w:color="auto" w:fill="FFFFFF"/>
              </w:rPr>
            </w:rPrChange>
          </w:rPr>
          <w:t>on</w:t>
        </w:r>
        <w:r w:rsidR="001F296B" w:rsidRPr="00FA57B8">
          <w:rPr>
            <w:rFonts w:ascii="Centaur" w:hAnsi="Centaur"/>
            <w:sz w:val="28"/>
            <w:szCs w:val="28"/>
            <w:shd w:val="clear" w:color="auto" w:fill="FFFFFF"/>
            <w:rPrChange w:id="80"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81" w:author="Nirav" w:date="2019-07-18T12:28:00Z">
            <w:rPr>
              <w:rFonts w:ascii="Adobe Garamond Pro" w:hAnsi="Adobe Garamond Pro"/>
              <w:sz w:val="26"/>
              <w:szCs w:val="26"/>
              <w:shd w:val="clear" w:color="auto" w:fill="FFFFFF"/>
            </w:rPr>
          </w:rPrChange>
        </w:rPr>
        <w:t>screen presence</w:t>
      </w:r>
      <w:ins w:id="82" w:author="Nirav" w:date="2019-07-17T23:48:00Z">
        <w:r w:rsidR="0024132F" w:rsidRPr="00FA57B8">
          <w:rPr>
            <w:rFonts w:ascii="Centaur" w:hAnsi="Centaur"/>
            <w:sz w:val="28"/>
            <w:szCs w:val="28"/>
            <w:shd w:val="clear" w:color="auto" w:fill="FFFFFF"/>
            <w:rPrChange w:id="83" w:author="Nirav" w:date="2019-07-18T12:28:00Z">
              <w:rPr>
                <w:rFonts w:ascii="Adobe Garamond Pro" w:hAnsi="Adobe Garamond Pro"/>
                <w:sz w:val="26"/>
                <w:szCs w:val="26"/>
                <w:shd w:val="clear" w:color="auto" w:fill="FFFFFF"/>
              </w:rPr>
            </w:rPrChange>
          </w:rPr>
          <w:t xml:space="preserve"> when</w:t>
        </w:r>
      </w:ins>
      <w:del w:id="84" w:author="Nirav" w:date="2019-07-17T23:48:00Z">
        <w:r w:rsidRPr="00FA57B8" w:rsidDel="0024132F">
          <w:rPr>
            <w:rFonts w:ascii="Centaur" w:hAnsi="Centaur"/>
            <w:sz w:val="28"/>
            <w:szCs w:val="28"/>
            <w:shd w:val="clear" w:color="auto" w:fill="FFFFFF"/>
            <w:rPrChange w:id="85" w:author="Nirav" w:date="2019-07-18T12:28:00Z">
              <w:rPr>
                <w:rFonts w:ascii="Adobe Garamond Pro" w:hAnsi="Adobe Garamond Pro"/>
                <w:sz w:val="26"/>
                <w:szCs w:val="26"/>
                <w:shd w:val="clear" w:color="auto" w:fill="FFFFFF"/>
              </w:rPr>
            </w:rPrChange>
          </w:rPr>
          <w:delText>,</w:delText>
        </w:r>
      </w:del>
      <w:r w:rsidRPr="00FA57B8">
        <w:rPr>
          <w:rFonts w:ascii="Centaur" w:hAnsi="Centaur"/>
          <w:sz w:val="28"/>
          <w:szCs w:val="28"/>
          <w:shd w:val="clear" w:color="auto" w:fill="FFFFFF"/>
          <w:rPrChange w:id="86" w:author="Nirav" w:date="2019-07-18T12:28:00Z">
            <w:rPr>
              <w:rFonts w:ascii="Adobe Garamond Pro" w:hAnsi="Adobe Garamond Pro"/>
              <w:sz w:val="26"/>
              <w:szCs w:val="26"/>
              <w:shd w:val="clear" w:color="auto" w:fill="FFFFFF"/>
            </w:rPr>
          </w:rPrChange>
        </w:rPr>
        <w:t xml:space="preserve"> I realized something</w:t>
      </w:r>
      <w:commentRangeEnd w:id="17"/>
      <w:r w:rsidR="0024132F" w:rsidRPr="00FA57B8">
        <w:rPr>
          <w:rStyle w:val="CommentReference"/>
          <w:rFonts w:ascii="Centaur" w:hAnsi="Centaur"/>
          <w:sz w:val="18"/>
          <w:szCs w:val="18"/>
          <w:rPrChange w:id="87" w:author="Nirav" w:date="2019-07-18T12:28:00Z">
            <w:rPr>
              <w:rStyle w:val="CommentReference"/>
            </w:rPr>
          </w:rPrChange>
        </w:rPr>
        <w:commentReference w:id="17"/>
      </w:r>
      <w:r w:rsidRPr="00FA57B8">
        <w:rPr>
          <w:rFonts w:ascii="Centaur" w:hAnsi="Centaur"/>
          <w:sz w:val="28"/>
          <w:szCs w:val="28"/>
          <w:shd w:val="clear" w:color="auto" w:fill="FFFFFF"/>
          <w:rPrChange w:id="88" w:author="Nirav" w:date="2019-07-18T12:28:00Z">
            <w:rPr>
              <w:rFonts w:ascii="Adobe Garamond Pro" w:hAnsi="Adobe Garamond Pro"/>
              <w:sz w:val="26"/>
              <w:szCs w:val="26"/>
              <w:shd w:val="clear" w:color="auto" w:fill="FFFFFF"/>
            </w:rPr>
          </w:rPrChange>
        </w:rPr>
        <w:t xml:space="preserve">. </w:t>
      </w:r>
      <w:commentRangeStart w:id="89"/>
      <w:del w:id="90" w:author="Nirav" w:date="2019-07-17T23:48:00Z">
        <w:r w:rsidRPr="00FA57B8" w:rsidDel="0024132F">
          <w:rPr>
            <w:rFonts w:ascii="Centaur" w:hAnsi="Centaur"/>
            <w:sz w:val="28"/>
            <w:szCs w:val="28"/>
            <w:shd w:val="clear" w:color="auto" w:fill="FFFFFF"/>
            <w:rPrChange w:id="91" w:author="Nirav" w:date="2019-07-18T12:28:00Z">
              <w:rPr>
                <w:rFonts w:ascii="Adobe Garamond Pro" w:hAnsi="Adobe Garamond Pro"/>
                <w:sz w:val="26"/>
                <w:szCs w:val="26"/>
                <w:shd w:val="clear" w:color="auto" w:fill="FFFFFF"/>
              </w:rPr>
            </w:rPrChange>
          </w:rPr>
          <w:delText xml:space="preserve">Everything </w:delText>
        </w:r>
      </w:del>
      <w:ins w:id="92" w:author="Nirav" w:date="2019-07-17T23:48:00Z">
        <w:r w:rsidR="0024132F" w:rsidRPr="00FA57B8">
          <w:rPr>
            <w:rFonts w:ascii="Centaur" w:hAnsi="Centaur"/>
            <w:sz w:val="28"/>
            <w:szCs w:val="28"/>
            <w:shd w:val="clear" w:color="auto" w:fill="FFFFFF"/>
            <w:rPrChange w:id="93" w:author="Nirav" w:date="2019-07-18T12:28:00Z">
              <w:rPr>
                <w:rFonts w:ascii="Adobe Garamond Pro" w:hAnsi="Adobe Garamond Pro"/>
                <w:sz w:val="26"/>
                <w:szCs w:val="26"/>
                <w:shd w:val="clear" w:color="auto" w:fill="FFFFFF"/>
              </w:rPr>
            </w:rPrChange>
          </w:rPr>
          <w:t xml:space="preserve">Everyone </w:t>
        </w:r>
        <w:commentRangeEnd w:id="89"/>
        <w:r w:rsidR="0024132F" w:rsidRPr="00FA57B8">
          <w:rPr>
            <w:rStyle w:val="CommentReference"/>
            <w:rFonts w:ascii="Centaur" w:hAnsi="Centaur"/>
            <w:sz w:val="18"/>
            <w:szCs w:val="18"/>
            <w:rPrChange w:id="94" w:author="Nirav" w:date="2019-07-18T12:28:00Z">
              <w:rPr>
                <w:rStyle w:val="CommentReference"/>
              </w:rPr>
            </w:rPrChange>
          </w:rPr>
          <w:commentReference w:id="89"/>
        </w:r>
      </w:ins>
      <w:r w:rsidRPr="00FA57B8">
        <w:rPr>
          <w:rFonts w:ascii="Centaur" w:hAnsi="Centaur"/>
          <w:sz w:val="28"/>
          <w:szCs w:val="28"/>
          <w:shd w:val="clear" w:color="auto" w:fill="FFFFFF"/>
          <w:rPrChange w:id="95" w:author="Nirav" w:date="2019-07-18T12:28:00Z">
            <w:rPr>
              <w:rFonts w:ascii="Adobe Garamond Pro" w:hAnsi="Adobe Garamond Pro"/>
              <w:sz w:val="26"/>
              <w:szCs w:val="26"/>
              <w:shd w:val="clear" w:color="auto" w:fill="FFFFFF"/>
            </w:rPr>
          </w:rPrChange>
        </w:rPr>
        <w:t>on the internet has the same belief system that I have</w:t>
      </w:r>
      <w:del w:id="96" w:author="Nirav" w:date="2019-07-17T23:51:00Z">
        <w:r w:rsidRPr="00FA57B8" w:rsidDel="0024132F">
          <w:rPr>
            <w:rFonts w:ascii="Centaur" w:hAnsi="Centaur"/>
            <w:sz w:val="28"/>
            <w:szCs w:val="28"/>
            <w:shd w:val="clear" w:color="auto" w:fill="FFFFFF"/>
            <w:rPrChange w:id="97" w:author="Nirav" w:date="2019-07-18T12:28:00Z">
              <w:rPr>
                <w:rFonts w:ascii="Adobe Garamond Pro" w:hAnsi="Adobe Garamond Pro"/>
                <w:sz w:val="26"/>
                <w:szCs w:val="26"/>
                <w:shd w:val="clear" w:color="auto" w:fill="FFFFFF"/>
              </w:rPr>
            </w:rPrChange>
          </w:rPr>
          <w:delText xml:space="preserve">, </w:delText>
        </w:r>
      </w:del>
      <w:ins w:id="98" w:author="Nirav" w:date="2019-07-17T23:51:00Z">
        <w:r w:rsidR="0024132F" w:rsidRPr="00FA57B8">
          <w:rPr>
            <w:rFonts w:ascii="Centaur" w:hAnsi="Centaur"/>
            <w:sz w:val="28"/>
            <w:szCs w:val="28"/>
            <w:shd w:val="clear" w:color="auto" w:fill="FFFFFF"/>
            <w:rPrChange w:id="99"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100" w:author="Nirav" w:date="2019-07-18T12:28:00Z">
            <w:rPr>
              <w:rFonts w:ascii="Adobe Garamond Pro" w:hAnsi="Adobe Garamond Pro"/>
              <w:sz w:val="26"/>
              <w:szCs w:val="26"/>
              <w:shd w:val="clear" w:color="auto" w:fill="FFFFFF"/>
            </w:rPr>
          </w:rPrChange>
        </w:rPr>
        <w:t>it is a cozy little place where my thoughts are echoed again and again. Every article that I get suggested is about something I agree on</w:t>
      </w:r>
      <w:ins w:id="101" w:author="Nirav" w:date="2019-07-18T12:58:00Z">
        <w:r w:rsidR="00742D99">
          <w:rPr>
            <w:rFonts w:ascii="Centaur" w:hAnsi="Centaur"/>
            <w:sz w:val="28"/>
            <w:szCs w:val="28"/>
            <w:shd w:val="clear" w:color="auto" w:fill="FFFFFF"/>
          </w:rPr>
          <w:t>,</w:t>
        </w:r>
      </w:ins>
      <w:r w:rsidRPr="00FA57B8">
        <w:rPr>
          <w:rFonts w:ascii="Centaur" w:hAnsi="Centaur"/>
          <w:sz w:val="28"/>
          <w:szCs w:val="28"/>
          <w:shd w:val="clear" w:color="auto" w:fill="FFFFFF"/>
          <w:rPrChange w:id="102" w:author="Nirav" w:date="2019-07-18T12:28:00Z">
            <w:rPr>
              <w:rFonts w:ascii="Adobe Garamond Pro" w:hAnsi="Adobe Garamond Pro"/>
              <w:sz w:val="26"/>
              <w:szCs w:val="26"/>
              <w:shd w:val="clear" w:color="auto" w:fill="FFFFFF"/>
            </w:rPr>
          </w:rPrChange>
        </w:rPr>
        <w:t xml:space="preserve"> and every video I get on my home page on YouTube is from a person who has more or less the same viewpoint</w:t>
      </w:r>
      <w:ins w:id="103" w:author="Nirav" w:date="2019-07-18T12:58:00Z">
        <w:r w:rsidR="00742D99">
          <w:rPr>
            <w:rFonts w:ascii="Centaur" w:hAnsi="Centaur"/>
            <w:sz w:val="28"/>
            <w:szCs w:val="28"/>
            <w:shd w:val="clear" w:color="auto" w:fill="FFFFFF"/>
          </w:rPr>
          <w:t xml:space="preserve"> </w:t>
        </w:r>
      </w:ins>
      <w:del w:id="104" w:author="Nirav" w:date="2019-07-18T12:59:00Z">
        <w:r w:rsidRPr="00FA57B8" w:rsidDel="00742D99">
          <w:rPr>
            <w:rFonts w:ascii="Centaur" w:hAnsi="Centaur"/>
            <w:sz w:val="28"/>
            <w:szCs w:val="28"/>
            <w:shd w:val="clear" w:color="auto" w:fill="FFFFFF"/>
            <w:rPrChange w:id="105" w:author="Nirav" w:date="2019-07-18T12:28:00Z">
              <w:rPr>
                <w:rFonts w:ascii="Adobe Garamond Pro" w:hAnsi="Adobe Garamond Pro"/>
                <w:sz w:val="26"/>
                <w:szCs w:val="26"/>
                <w:shd w:val="clear" w:color="auto" w:fill="FFFFFF"/>
              </w:rPr>
            </w:rPrChange>
          </w:rPr>
          <w:delText xml:space="preserve"> I have </w:delText>
        </w:r>
      </w:del>
      <w:r w:rsidRPr="00FA57B8">
        <w:rPr>
          <w:rFonts w:ascii="Centaur" w:hAnsi="Centaur"/>
          <w:sz w:val="28"/>
          <w:szCs w:val="28"/>
          <w:shd w:val="clear" w:color="auto" w:fill="FFFFFF"/>
          <w:rPrChange w:id="106" w:author="Nirav" w:date="2019-07-18T12:28:00Z">
            <w:rPr>
              <w:rFonts w:ascii="Adobe Garamond Pro" w:hAnsi="Adobe Garamond Pro"/>
              <w:sz w:val="26"/>
              <w:szCs w:val="26"/>
              <w:shd w:val="clear" w:color="auto" w:fill="FFFFFF"/>
            </w:rPr>
          </w:rPrChange>
        </w:rPr>
        <w:t>regarding the world</w:t>
      </w:r>
      <w:ins w:id="107" w:author="Nirav" w:date="2019-07-18T12:59:00Z">
        <w:r w:rsidR="00742D99" w:rsidRPr="00742D99">
          <w:rPr>
            <w:rFonts w:ascii="Centaur" w:hAnsi="Centaur"/>
            <w:sz w:val="28"/>
            <w:szCs w:val="28"/>
            <w:shd w:val="clear" w:color="auto" w:fill="FFFFFF"/>
          </w:rPr>
          <w:t xml:space="preserve"> </w:t>
        </w:r>
        <w:r w:rsidR="00742D99">
          <w:rPr>
            <w:rFonts w:ascii="Centaur" w:hAnsi="Centaur"/>
            <w:sz w:val="28"/>
            <w:szCs w:val="28"/>
            <w:shd w:val="clear" w:color="auto" w:fill="FFFFFF"/>
          </w:rPr>
          <w:t>as</w:t>
        </w:r>
        <w:r w:rsidR="00742D99" w:rsidRPr="001D3433">
          <w:rPr>
            <w:rFonts w:ascii="Centaur" w:hAnsi="Centaur"/>
            <w:sz w:val="28"/>
            <w:szCs w:val="28"/>
            <w:shd w:val="clear" w:color="auto" w:fill="FFFFFF"/>
          </w:rPr>
          <w:t xml:space="preserve"> I have</w:t>
        </w:r>
      </w:ins>
      <w:r w:rsidRPr="00FA57B8">
        <w:rPr>
          <w:rFonts w:ascii="Centaur" w:hAnsi="Centaur"/>
          <w:sz w:val="28"/>
          <w:szCs w:val="28"/>
          <w:shd w:val="clear" w:color="auto" w:fill="FFFFFF"/>
          <w:rPrChange w:id="108" w:author="Nirav" w:date="2019-07-18T12:28:00Z">
            <w:rPr>
              <w:rFonts w:ascii="Adobe Garamond Pro" w:hAnsi="Adobe Garamond Pro"/>
              <w:sz w:val="26"/>
              <w:szCs w:val="26"/>
              <w:shd w:val="clear" w:color="auto" w:fill="FFFFFF"/>
            </w:rPr>
          </w:rPrChange>
        </w:rPr>
        <w:t>. I love Eminem</w:t>
      </w:r>
      <w:ins w:id="109" w:author="Nirav" w:date="2019-07-18T10:49:00Z">
        <w:r w:rsidR="001F296B" w:rsidRPr="00FA57B8">
          <w:rPr>
            <w:rFonts w:ascii="Centaur" w:hAnsi="Centaur"/>
            <w:sz w:val="28"/>
            <w:szCs w:val="28"/>
            <w:shd w:val="clear" w:color="auto" w:fill="FFFFFF"/>
            <w:rPrChange w:id="110"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111" w:author="Nirav" w:date="2019-07-18T12:28:00Z">
            <w:rPr>
              <w:rFonts w:ascii="Adobe Garamond Pro" w:hAnsi="Adobe Garamond Pro"/>
              <w:sz w:val="26"/>
              <w:szCs w:val="26"/>
              <w:shd w:val="clear" w:color="auto" w:fill="FFFFFF"/>
            </w:rPr>
          </w:rPrChange>
        </w:rPr>
        <w:t xml:space="preserve"> so YouTube </w:t>
      </w:r>
      <w:del w:id="112" w:author="Nirav" w:date="2019-07-17T23:52:00Z">
        <w:r w:rsidRPr="00FA57B8" w:rsidDel="0024132F">
          <w:rPr>
            <w:rFonts w:ascii="Centaur" w:hAnsi="Centaur"/>
            <w:sz w:val="28"/>
            <w:szCs w:val="28"/>
            <w:shd w:val="clear" w:color="auto" w:fill="FFFFFF"/>
            <w:rPrChange w:id="113" w:author="Nirav" w:date="2019-07-18T12:28:00Z">
              <w:rPr>
                <w:rFonts w:ascii="Adobe Garamond Pro" w:hAnsi="Adobe Garamond Pro"/>
                <w:sz w:val="26"/>
                <w:szCs w:val="26"/>
                <w:shd w:val="clear" w:color="auto" w:fill="FFFFFF"/>
              </w:rPr>
            </w:rPrChange>
          </w:rPr>
          <w:delText xml:space="preserve">gives </w:delText>
        </w:r>
      </w:del>
      <w:ins w:id="114" w:author="Nirav" w:date="2019-07-17T23:52:00Z">
        <w:r w:rsidR="0024132F" w:rsidRPr="00FA57B8">
          <w:rPr>
            <w:rFonts w:ascii="Centaur" w:hAnsi="Centaur"/>
            <w:sz w:val="28"/>
            <w:szCs w:val="28"/>
            <w:shd w:val="clear" w:color="auto" w:fill="FFFFFF"/>
            <w:rPrChange w:id="115" w:author="Nirav" w:date="2019-07-18T12:28:00Z">
              <w:rPr>
                <w:rFonts w:ascii="Adobe Garamond Pro" w:hAnsi="Adobe Garamond Pro"/>
                <w:sz w:val="26"/>
                <w:szCs w:val="26"/>
                <w:shd w:val="clear" w:color="auto" w:fill="FFFFFF"/>
              </w:rPr>
            </w:rPrChange>
          </w:rPr>
          <w:t xml:space="preserve">recommends </w:t>
        </w:r>
      </w:ins>
      <w:del w:id="116" w:author="Nirav" w:date="2019-07-17T23:52:00Z">
        <w:r w:rsidRPr="00FA57B8" w:rsidDel="0024132F">
          <w:rPr>
            <w:rFonts w:ascii="Centaur" w:hAnsi="Centaur"/>
            <w:sz w:val="28"/>
            <w:szCs w:val="28"/>
            <w:shd w:val="clear" w:color="auto" w:fill="FFFFFF"/>
            <w:rPrChange w:id="117" w:author="Nirav" w:date="2019-07-18T12:28:00Z">
              <w:rPr>
                <w:rFonts w:ascii="Adobe Garamond Pro" w:hAnsi="Adobe Garamond Pro"/>
                <w:sz w:val="26"/>
                <w:szCs w:val="26"/>
                <w:shd w:val="clear" w:color="auto" w:fill="FFFFFF"/>
              </w:rPr>
            </w:rPrChange>
          </w:rPr>
          <w:delText xml:space="preserve">me </w:delText>
        </w:r>
      </w:del>
      <w:del w:id="118" w:author="Nirav" w:date="2019-07-17T23:51:00Z">
        <w:r w:rsidRPr="00FA57B8" w:rsidDel="0024132F">
          <w:rPr>
            <w:rFonts w:ascii="Centaur" w:hAnsi="Centaur"/>
            <w:sz w:val="28"/>
            <w:szCs w:val="28"/>
            <w:shd w:val="clear" w:color="auto" w:fill="FFFFFF"/>
            <w:rPrChange w:id="119" w:author="Nirav" w:date="2019-07-18T12:28:00Z">
              <w:rPr>
                <w:rFonts w:ascii="Adobe Garamond Pro" w:hAnsi="Adobe Garamond Pro"/>
                <w:sz w:val="26"/>
                <w:szCs w:val="26"/>
                <w:shd w:val="clear" w:color="auto" w:fill="FFFFFF"/>
              </w:rPr>
            </w:rPrChange>
          </w:rPr>
          <w:delText xml:space="preserve">10 </w:delText>
        </w:r>
      </w:del>
      <w:ins w:id="120" w:author="Nirav" w:date="2019-07-17T23:51:00Z">
        <w:r w:rsidR="0024132F" w:rsidRPr="00FA57B8">
          <w:rPr>
            <w:rFonts w:ascii="Centaur" w:hAnsi="Centaur"/>
            <w:sz w:val="28"/>
            <w:szCs w:val="28"/>
            <w:shd w:val="clear" w:color="auto" w:fill="FFFFFF"/>
            <w:rPrChange w:id="121" w:author="Nirav" w:date="2019-07-18T12:28:00Z">
              <w:rPr>
                <w:rFonts w:ascii="Adobe Garamond Pro" w:hAnsi="Adobe Garamond Pro"/>
                <w:sz w:val="26"/>
                <w:szCs w:val="26"/>
                <w:shd w:val="clear" w:color="auto" w:fill="FFFFFF"/>
              </w:rPr>
            </w:rPrChange>
          </w:rPr>
          <w:t xml:space="preserve">ten </w:t>
        </w:r>
      </w:ins>
      <w:r w:rsidRPr="00FA57B8">
        <w:rPr>
          <w:rFonts w:ascii="Centaur" w:hAnsi="Centaur"/>
          <w:sz w:val="28"/>
          <w:szCs w:val="28"/>
          <w:shd w:val="clear" w:color="auto" w:fill="FFFFFF"/>
          <w:rPrChange w:id="122" w:author="Nirav" w:date="2019-07-18T12:28:00Z">
            <w:rPr>
              <w:rFonts w:ascii="Adobe Garamond Pro" w:hAnsi="Adobe Garamond Pro"/>
              <w:sz w:val="26"/>
              <w:szCs w:val="26"/>
              <w:shd w:val="clear" w:color="auto" w:fill="FFFFFF"/>
            </w:rPr>
          </w:rPrChange>
        </w:rPr>
        <w:t>channels who think that Eminem is dope</w:t>
      </w:r>
      <w:del w:id="123" w:author="Nirav" w:date="2019-07-17T23:52:00Z">
        <w:r w:rsidRPr="00FA57B8" w:rsidDel="0024132F">
          <w:rPr>
            <w:rFonts w:ascii="Centaur" w:hAnsi="Centaur"/>
            <w:sz w:val="28"/>
            <w:szCs w:val="28"/>
            <w:shd w:val="clear" w:color="auto" w:fill="FFFFFF"/>
            <w:rPrChange w:id="124" w:author="Nirav" w:date="2019-07-18T12:28:00Z">
              <w:rPr>
                <w:rFonts w:ascii="Adobe Garamond Pro" w:hAnsi="Adobe Garamond Pro"/>
                <w:sz w:val="26"/>
                <w:szCs w:val="26"/>
                <w:shd w:val="clear" w:color="auto" w:fill="FFFFFF"/>
              </w:rPr>
            </w:rPrChange>
          </w:rPr>
          <w:delText xml:space="preserve"> as hell,</w:delText>
        </w:r>
      </w:del>
      <w:ins w:id="125" w:author="Nirav" w:date="2019-07-17T23:52:00Z">
        <w:r w:rsidR="0024132F" w:rsidRPr="00FA57B8">
          <w:rPr>
            <w:rFonts w:ascii="Centaur" w:hAnsi="Centaur"/>
            <w:sz w:val="28"/>
            <w:szCs w:val="28"/>
            <w:shd w:val="clear" w:color="auto" w:fill="FFFFFF"/>
            <w:rPrChange w:id="126"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127" w:author="Nirav" w:date="2019-07-18T12:28:00Z">
            <w:rPr>
              <w:rFonts w:ascii="Adobe Garamond Pro" w:hAnsi="Adobe Garamond Pro"/>
              <w:sz w:val="26"/>
              <w:szCs w:val="26"/>
              <w:shd w:val="clear" w:color="auto" w:fill="FFFFFF"/>
            </w:rPr>
          </w:rPrChange>
        </w:rPr>
        <w:t xml:space="preserve"> </w:t>
      </w:r>
      <w:ins w:id="128" w:author="Nirav" w:date="2019-07-17T23:53:00Z">
        <w:r w:rsidR="0024132F" w:rsidRPr="00FA57B8">
          <w:rPr>
            <w:rFonts w:ascii="Centaur" w:hAnsi="Centaur"/>
            <w:sz w:val="28"/>
            <w:szCs w:val="28"/>
            <w:shd w:val="clear" w:color="auto" w:fill="FFFFFF"/>
            <w:rPrChange w:id="129" w:author="Nirav" w:date="2019-07-18T12:28:00Z">
              <w:rPr>
                <w:rFonts w:ascii="Adobe Garamond Pro" w:hAnsi="Adobe Garamond Pro"/>
                <w:sz w:val="26"/>
                <w:szCs w:val="26"/>
                <w:shd w:val="clear" w:color="auto" w:fill="FFFFFF"/>
              </w:rPr>
            </w:rPrChange>
          </w:rPr>
          <w:t>D</w:t>
        </w:r>
      </w:ins>
      <w:del w:id="130" w:author="Nirav" w:date="2019-07-17T23:52:00Z">
        <w:r w:rsidRPr="00FA57B8" w:rsidDel="0024132F">
          <w:rPr>
            <w:rFonts w:ascii="Centaur" w:hAnsi="Centaur"/>
            <w:sz w:val="28"/>
            <w:szCs w:val="28"/>
            <w:shd w:val="clear" w:color="auto" w:fill="FFFFFF"/>
            <w:rPrChange w:id="131" w:author="Nirav" w:date="2019-07-18T12:28:00Z">
              <w:rPr>
                <w:rFonts w:ascii="Adobe Garamond Pro" w:hAnsi="Adobe Garamond Pro"/>
                <w:sz w:val="26"/>
                <w:szCs w:val="26"/>
                <w:shd w:val="clear" w:color="auto" w:fill="FFFFFF"/>
              </w:rPr>
            </w:rPrChange>
          </w:rPr>
          <w:delText xml:space="preserve">so </w:delText>
        </w:r>
      </w:del>
      <w:del w:id="132" w:author="Nirav" w:date="2019-07-17T23:53:00Z">
        <w:r w:rsidRPr="00FA57B8" w:rsidDel="0024132F">
          <w:rPr>
            <w:rFonts w:ascii="Centaur" w:hAnsi="Centaur"/>
            <w:sz w:val="28"/>
            <w:szCs w:val="28"/>
            <w:shd w:val="clear" w:color="auto" w:fill="FFFFFF"/>
            <w:rPrChange w:id="133" w:author="Nirav" w:date="2019-07-18T12:28:00Z">
              <w:rPr>
                <w:rFonts w:ascii="Adobe Garamond Pro" w:hAnsi="Adobe Garamond Pro"/>
                <w:sz w:val="26"/>
                <w:szCs w:val="26"/>
                <w:shd w:val="clear" w:color="auto" w:fill="FFFFFF"/>
              </w:rPr>
            </w:rPrChange>
          </w:rPr>
          <w:delText>d</w:delText>
        </w:r>
      </w:del>
      <w:r w:rsidRPr="00FA57B8">
        <w:rPr>
          <w:rFonts w:ascii="Centaur" w:hAnsi="Centaur"/>
          <w:sz w:val="28"/>
          <w:szCs w:val="28"/>
          <w:shd w:val="clear" w:color="auto" w:fill="FFFFFF"/>
          <w:rPrChange w:id="134" w:author="Nirav" w:date="2019-07-18T12:28:00Z">
            <w:rPr>
              <w:rFonts w:ascii="Adobe Garamond Pro" w:hAnsi="Adobe Garamond Pro"/>
              <w:sz w:val="26"/>
              <w:szCs w:val="26"/>
              <w:shd w:val="clear" w:color="auto" w:fill="FFFFFF"/>
            </w:rPr>
          </w:rPrChange>
        </w:rPr>
        <w:t>oes this mean people who hate Eminem don't exist? Or is something else going on behind the scenes</w:t>
      </w:r>
      <w:del w:id="135" w:author="Nirav" w:date="2019-07-17T23:53:00Z">
        <w:r w:rsidRPr="00FA57B8" w:rsidDel="0024132F">
          <w:rPr>
            <w:rFonts w:ascii="Centaur" w:hAnsi="Centaur"/>
            <w:sz w:val="28"/>
            <w:szCs w:val="28"/>
            <w:shd w:val="clear" w:color="auto" w:fill="FFFFFF"/>
            <w:rPrChange w:id="136" w:author="Nirav" w:date="2019-07-18T12:28:00Z">
              <w:rPr>
                <w:rFonts w:ascii="Adobe Garamond Pro" w:hAnsi="Adobe Garamond Pro"/>
                <w:sz w:val="26"/>
                <w:szCs w:val="26"/>
                <w:shd w:val="clear" w:color="auto" w:fill="FFFFFF"/>
              </w:rPr>
            </w:rPrChange>
          </w:rPr>
          <w:delText xml:space="preserve">. </w:delText>
        </w:r>
      </w:del>
      <w:ins w:id="137" w:author="Nirav" w:date="2019-07-17T23:53:00Z">
        <w:r w:rsidR="0024132F" w:rsidRPr="00FA57B8">
          <w:rPr>
            <w:rFonts w:ascii="Centaur" w:hAnsi="Centaur"/>
            <w:sz w:val="28"/>
            <w:szCs w:val="28"/>
            <w:shd w:val="clear" w:color="auto" w:fill="FFFFFF"/>
            <w:rPrChange w:id="138" w:author="Nirav" w:date="2019-07-18T12:28:00Z">
              <w:rPr>
                <w:rFonts w:ascii="Adobe Garamond Pro" w:hAnsi="Adobe Garamond Pro"/>
                <w:sz w:val="26"/>
                <w:szCs w:val="26"/>
                <w:shd w:val="clear" w:color="auto" w:fill="FFFFFF"/>
              </w:rPr>
            </w:rPrChange>
          </w:rPr>
          <w:t>?</w:t>
        </w:r>
      </w:ins>
    </w:p>
    <w:p w14:paraId="07942834" w14:textId="47E86C89" w:rsidR="00084A72" w:rsidRPr="00FA57B8" w:rsidRDefault="00231886" w:rsidP="00231886">
      <w:pPr>
        <w:jc w:val="both"/>
        <w:rPr>
          <w:ins w:id="139" w:author="Nirav" w:date="2019-07-18T10:19:00Z"/>
          <w:rFonts w:ascii="Centaur" w:hAnsi="Centaur"/>
          <w:sz w:val="28"/>
          <w:szCs w:val="28"/>
          <w:shd w:val="clear" w:color="auto" w:fill="FFFFFF"/>
          <w:rPrChange w:id="140" w:author="Nirav" w:date="2019-07-18T12:28:00Z">
            <w:rPr>
              <w:ins w:id="141" w:author="Nirav" w:date="2019-07-18T10:19:00Z"/>
              <w:rFonts w:ascii="Adobe Garamond Pro" w:hAnsi="Adobe Garamond Pro"/>
              <w:sz w:val="26"/>
              <w:szCs w:val="26"/>
              <w:shd w:val="clear" w:color="auto" w:fill="FFFFFF"/>
            </w:rPr>
          </w:rPrChange>
        </w:rPr>
      </w:pPr>
      <w:r w:rsidRPr="00FA57B8">
        <w:rPr>
          <w:rFonts w:ascii="Centaur" w:hAnsi="Centaur"/>
          <w:sz w:val="28"/>
          <w:szCs w:val="28"/>
          <w:shd w:val="clear" w:color="auto" w:fill="FFFFFF"/>
          <w:rPrChange w:id="142" w:author="Nirav" w:date="2019-07-18T12:28:00Z">
            <w:rPr>
              <w:rFonts w:ascii="Adobe Garamond Pro" w:hAnsi="Adobe Garamond Pro"/>
              <w:sz w:val="26"/>
              <w:szCs w:val="26"/>
              <w:shd w:val="clear" w:color="auto" w:fill="FFFFFF"/>
            </w:rPr>
          </w:rPrChange>
        </w:rPr>
        <w:t>The first thing we need to understand is</w:t>
      </w:r>
      <w:ins w:id="143" w:author="Nirav" w:date="2019-07-17T23:53:00Z">
        <w:r w:rsidR="0024132F" w:rsidRPr="00FA57B8">
          <w:rPr>
            <w:rFonts w:ascii="Centaur" w:hAnsi="Centaur"/>
            <w:sz w:val="28"/>
            <w:szCs w:val="28"/>
            <w:shd w:val="clear" w:color="auto" w:fill="FFFFFF"/>
            <w:rPrChange w:id="144" w:author="Nirav" w:date="2019-07-18T12:28:00Z">
              <w:rPr>
                <w:rFonts w:ascii="Adobe Garamond Pro" w:hAnsi="Adobe Garamond Pro"/>
                <w:sz w:val="26"/>
                <w:szCs w:val="26"/>
                <w:shd w:val="clear" w:color="auto" w:fill="FFFFFF"/>
              </w:rPr>
            </w:rPrChange>
          </w:rPr>
          <w:t xml:space="preserve"> that</w:t>
        </w:r>
      </w:ins>
      <w:r w:rsidRPr="00FA57B8">
        <w:rPr>
          <w:rFonts w:ascii="Centaur" w:hAnsi="Centaur"/>
          <w:sz w:val="28"/>
          <w:szCs w:val="28"/>
          <w:shd w:val="clear" w:color="auto" w:fill="FFFFFF"/>
          <w:rPrChange w:id="145" w:author="Nirav" w:date="2019-07-18T12:28:00Z">
            <w:rPr>
              <w:rFonts w:ascii="Adobe Garamond Pro" w:hAnsi="Adobe Garamond Pro"/>
              <w:sz w:val="26"/>
              <w:szCs w:val="26"/>
              <w:shd w:val="clear" w:color="auto" w:fill="FFFFFF"/>
            </w:rPr>
          </w:rPrChange>
        </w:rPr>
        <w:t xml:space="preserve"> Google</w:t>
      </w:r>
      <w:del w:id="146" w:author="Nirav" w:date="2019-07-17T23:53:00Z">
        <w:r w:rsidRPr="00FA57B8" w:rsidDel="0024132F">
          <w:rPr>
            <w:rFonts w:ascii="Centaur" w:hAnsi="Centaur"/>
            <w:sz w:val="28"/>
            <w:szCs w:val="28"/>
            <w:shd w:val="clear" w:color="auto" w:fill="FFFFFF"/>
            <w:rPrChange w:id="147" w:author="Nirav" w:date="2019-07-18T12:28:00Z">
              <w:rPr>
                <w:rFonts w:ascii="Adobe Garamond Pro" w:hAnsi="Adobe Garamond Pro"/>
                <w:sz w:val="26"/>
                <w:szCs w:val="26"/>
                <w:shd w:val="clear" w:color="auto" w:fill="FFFFFF"/>
              </w:rPr>
            </w:rPrChange>
          </w:rPr>
          <w:delText xml:space="preserve">, </w:delText>
        </w:r>
      </w:del>
      <w:ins w:id="148" w:author="Nirav" w:date="2019-07-17T23:53:00Z">
        <w:r w:rsidR="0024132F" w:rsidRPr="00FA57B8">
          <w:rPr>
            <w:rFonts w:ascii="Centaur" w:hAnsi="Centaur"/>
            <w:sz w:val="28"/>
            <w:szCs w:val="28"/>
            <w:shd w:val="clear" w:color="auto" w:fill="FFFFFF"/>
            <w:rPrChange w:id="149" w:author="Nirav" w:date="2019-07-18T12:28:00Z">
              <w:rPr>
                <w:rFonts w:ascii="Adobe Garamond Pro" w:hAnsi="Adobe Garamond Pro"/>
                <w:sz w:val="26"/>
                <w:szCs w:val="26"/>
                <w:shd w:val="clear" w:color="auto" w:fill="FFFFFF"/>
              </w:rPr>
            </w:rPrChange>
          </w:rPr>
          <w:t xml:space="preserve"> and </w:t>
        </w:r>
      </w:ins>
      <w:r w:rsidRPr="00FA57B8">
        <w:rPr>
          <w:rFonts w:ascii="Centaur" w:hAnsi="Centaur"/>
          <w:sz w:val="28"/>
          <w:szCs w:val="28"/>
          <w:shd w:val="clear" w:color="auto" w:fill="FFFFFF"/>
          <w:rPrChange w:id="150" w:author="Nirav" w:date="2019-07-18T12:28:00Z">
            <w:rPr>
              <w:rFonts w:ascii="Adobe Garamond Pro" w:hAnsi="Adobe Garamond Pro"/>
              <w:sz w:val="26"/>
              <w:szCs w:val="26"/>
              <w:shd w:val="clear" w:color="auto" w:fill="FFFFFF"/>
            </w:rPr>
          </w:rPrChange>
        </w:rPr>
        <w:t>Facebook</w:t>
      </w:r>
      <w:ins w:id="151" w:author="Nirav" w:date="2019-07-18T12:59:00Z">
        <w:r w:rsidR="00742D99">
          <w:rPr>
            <w:rFonts w:ascii="Centaur" w:hAnsi="Centaur"/>
            <w:sz w:val="28"/>
            <w:szCs w:val="28"/>
            <w:shd w:val="clear" w:color="auto" w:fill="FFFFFF"/>
          </w:rPr>
          <w:t>,</w:t>
        </w:r>
      </w:ins>
      <w:r w:rsidRPr="00FA57B8">
        <w:rPr>
          <w:rFonts w:ascii="Centaur" w:hAnsi="Centaur"/>
          <w:sz w:val="28"/>
          <w:szCs w:val="28"/>
          <w:shd w:val="clear" w:color="auto" w:fill="FFFFFF"/>
          <w:rPrChange w:id="152" w:author="Nirav" w:date="2019-07-18T12:28:00Z">
            <w:rPr>
              <w:rFonts w:ascii="Adobe Garamond Pro" w:hAnsi="Adobe Garamond Pro"/>
              <w:sz w:val="26"/>
              <w:szCs w:val="26"/>
              <w:shd w:val="clear" w:color="auto" w:fill="FFFFFF"/>
            </w:rPr>
          </w:rPrChange>
        </w:rPr>
        <w:t xml:space="preserve"> no matter how much they scream about connecting the world and </w:t>
      </w:r>
      <w:del w:id="153" w:author="Nirav" w:date="2019-07-17T23:53:00Z">
        <w:r w:rsidRPr="00FA57B8" w:rsidDel="0024132F">
          <w:rPr>
            <w:rFonts w:ascii="Centaur" w:hAnsi="Centaur"/>
            <w:sz w:val="28"/>
            <w:szCs w:val="28"/>
            <w:shd w:val="clear" w:color="auto" w:fill="FFFFFF"/>
            <w:rPrChange w:id="154" w:author="Nirav" w:date="2019-07-18T12:28:00Z">
              <w:rPr>
                <w:rFonts w:ascii="Adobe Garamond Pro" w:hAnsi="Adobe Garamond Pro"/>
                <w:sz w:val="26"/>
                <w:szCs w:val="26"/>
                <w:shd w:val="clear" w:color="auto" w:fill="FFFFFF"/>
              </w:rPr>
            </w:rPrChange>
          </w:rPr>
          <w:delText xml:space="preserve">taking </w:delText>
        </w:r>
      </w:del>
      <w:ins w:id="155" w:author="Nirav" w:date="2019-07-17T23:53:00Z">
        <w:r w:rsidR="0024132F" w:rsidRPr="00FA57B8">
          <w:rPr>
            <w:rFonts w:ascii="Centaur" w:hAnsi="Centaur"/>
            <w:sz w:val="28"/>
            <w:szCs w:val="28"/>
            <w:shd w:val="clear" w:color="auto" w:fill="FFFFFF"/>
            <w:rPrChange w:id="156" w:author="Nirav" w:date="2019-07-18T12:28:00Z">
              <w:rPr>
                <w:rFonts w:ascii="Adobe Garamond Pro" w:hAnsi="Adobe Garamond Pro"/>
                <w:sz w:val="26"/>
                <w:szCs w:val="26"/>
                <w:shd w:val="clear" w:color="auto" w:fill="FFFFFF"/>
              </w:rPr>
            </w:rPrChange>
          </w:rPr>
          <w:t xml:space="preserve">making </w:t>
        </w:r>
      </w:ins>
      <w:r w:rsidRPr="00FA57B8">
        <w:rPr>
          <w:rFonts w:ascii="Centaur" w:hAnsi="Centaur"/>
          <w:sz w:val="28"/>
          <w:szCs w:val="28"/>
          <w:shd w:val="clear" w:color="auto" w:fill="FFFFFF"/>
          <w:rPrChange w:id="157" w:author="Nirav" w:date="2019-07-18T12:28:00Z">
            <w:rPr>
              <w:rFonts w:ascii="Adobe Garamond Pro" w:hAnsi="Adobe Garamond Pro"/>
              <w:sz w:val="26"/>
              <w:szCs w:val="26"/>
              <w:shd w:val="clear" w:color="auto" w:fill="FFFFFF"/>
            </w:rPr>
          </w:rPrChange>
        </w:rPr>
        <w:t xml:space="preserve">the </w:t>
      </w:r>
      <w:r w:rsidRPr="00FA57B8">
        <w:rPr>
          <w:rFonts w:ascii="Centaur" w:hAnsi="Centaur"/>
          <w:sz w:val="28"/>
          <w:szCs w:val="28"/>
          <w:shd w:val="clear" w:color="auto" w:fill="FFFFFF"/>
          <w:rPrChange w:id="158" w:author="Nirav" w:date="2019-07-18T12:28:00Z">
            <w:rPr>
              <w:rFonts w:ascii="Adobe Garamond Pro" w:hAnsi="Adobe Garamond Pro"/>
              <w:i/>
              <w:iCs/>
              <w:sz w:val="26"/>
              <w:szCs w:val="26"/>
              <w:shd w:val="clear" w:color="auto" w:fill="FFFFFF"/>
            </w:rPr>
          </w:rPrChange>
        </w:rPr>
        <w:t>world to a better place, are</w:t>
      </w:r>
      <w:r w:rsidRPr="00FA57B8">
        <w:rPr>
          <w:rFonts w:ascii="Centaur" w:hAnsi="Centaur"/>
          <w:i/>
          <w:iCs/>
          <w:sz w:val="28"/>
          <w:szCs w:val="28"/>
          <w:shd w:val="clear" w:color="auto" w:fill="FFFFFF"/>
          <w:rPrChange w:id="159" w:author="Nirav" w:date="2019-07-18T12:28:00Z">
            <w:rPr>
              <w:rFonts w:ascii="Adobe Garamond Pro" w:hAnsi="Adobe Garamond Pro"/>
              <w:i/>
              <w:iCs/>
              <w:sz w:val="26"/>
              <w:szCs w:val="26"/>
              <w:shd w:val="clear" w:color="auto" w:fill="FFFFFF"/>
            </w:rPr>
          </w:rPrChange>
        </w:rPr>
        <w:t xml:space="preserve"> </w:t>
      </w:r>
      <w:del w:id="160" w:author="Nirav" w:date="2019-07-17T23:54:00Z">
        <w:r w:rsidRPr="00FA57B8" w:rsidDel="0024132F">
          <w:rPr>
            <w:rFonts w:ascii="Centaur" w:hAnsi="Centaur"/>
            <w:b/>
            <w:bCs/>
            <w:sz w:val="28"/>
            <w:szCs w:val="28"/>
            <w:shd w:val="clear" w:color="auto" w:fill="FFFFFF"/>
            <w:rPrChange w:id="161" w:author="Nirav" w:date="2019-07-18T12:28:00Z">
              <w:rPr>
                <w:rFonts w:ascii="Adobe Garamond Pro" w:hAnsi="Adobe Garamond Pro"/>
                <w:i/>
                <w:iCs/>
                <w:sz w:val="26"/>
                <w:szCs w:val="26"/>
                <w:shd w:val="clear" w:color="auto" w:fill="FFFFFF"/>
              </w:rPr>
            </w:rPrChange>
          </w:rPr>
          <w:delText xml:space="preserve">for </w:delText>
        </w:r>
      </w:del>
      <w:r w:rsidRPr="00FA57B8">
        <w:rPr>
          <w:rFonts w:ascii="Centaur" w:hAnsi="Centaur"/>
          <w:b/>
          <w:bCs/>
          <w:sz w:val="28"/>
          <w:szCs w:val="28"/>
          <w:shd w:val="clear" w:color="auto" w:fill="FFFFFF"/>
          <w:rPrChange w:id="162" w:author="Nirav" w:date="2019-07-18T12:28:00Z">
            <w:rPr>
              <w:rFonts w:ascii="Adobe Garamond Pro" w:hAnsi="Adobe Garamond Pro"/>
              <w:i/>
              <w:iCs/>
              <w:sz w:val="26"/>
              <w:szCs w:val="26"/>
              <w:shd w:val="clear" w:color="auto" w:fill="FFFFFF"/>
            </w:rPr>
          </w:rPrChange>
        </w:rPr>
        <w:t>profit</w:t>
      </w:r>
      <w:ins w:id="163" w:author="Nirav" w:date="2019-07-17T23:54:00Z">
        <w:r w:rsidR="0024132F" w:rsidRPr="00FA57B8">
          <w:rPr>
            <w:rFonts w:ascii="Centaur" w:hAnsi="Centaur"/>
            <w:b/>
            <w:bCs/>
            <w:sz w:val="28"/>
            <w:szCs w:val="28"/>
            <w:shd w:val="clear" w:color="auto" w:fill="FFFFFF"/>
            <w:rPrChange w:id="164" w:author="Nirav" w:date="2019-07-18T12:28:00Z">
              <w:rPr>
                <w:rFonts w:ascii="Adobe Garamond Pro" w:hAnsi="Adobe Garamond Pro"/>
                <w:i/>
                <w:iCs/>
                <w:sz w:val="26"/>
                <w:szCs w:val="26"/>
                <w:shd w:val="clear" w:color="auto" w:fill="FFFFFF"/>
              </w:rPr>
            </w:rPrChange>
          </w:rPr>
          <w:t xml:space="preserve">-oriented </w:t>
        </w:r>
      </w:ins>
      <w:del w:id="165" w:author="Nirav" w:date="2019-07-17T23:54:00Z">
        <w:r w:rsidRPr="00FA57B8" w:rsidDel="0024132F">
          <w:rPr>
            <w:rFonts w:ascii="Centaur" w:hAnsi="Centaur"/>
            <w:b/>
            <w:bCs/>
            <w:sz w:val="28"/>
            <w:szCs w:val="28"/>
            <w:shd w:val="clear" w:color="auto" w:fill="FFFFFF"/>
            <w:rPrChange w:id="166" w:author="Nirav" w:date="2019-07-18T12:28:00Z">
              <w:rPr>
                <w:rFonts w:ascii="Adobe Garamond Pro" w:hAnsi="Adobe Garamond Pro"/>
                <w:i/>
                <w:iCs/>
                <w:sz w:val="26"/>
                <w:szCs w:val="26"/>
                <w:shd w:val="clear" w:color="auto" w:fill="FFFFFF"/>
              </w:rPr>
            </w:rPrChange>
          </w:rPr>
          <w:delText xml:space="preserve"> </w:delText>
        </w:r>
      </w:del>
      <w:r w:rsidRPr="00FA57B8">
        <w:rPr>
          <w:rFonts w:ascii="Centaur" w:hAnsi="Centaur"/>
          <w:b/>
          <w:bCs/>
          <w:sz w:val="28"/>
          <w:szCs w:val="28"/>
          <w:shd w:val="clear" w:color="auto" w:fill="FFFFFF"/>
          <w:rPrChange w:id="167" w:author="Nirav" w:date="2019-07-18T12:28:00Z">
            <w:rPr>
              <w:rFonts w:ascii="Adobe Garamond Pro" w:hAnsi="Adobe Garamond Pro"/>
              <w:i/>
              <w:iCs/>
              <w:sz w:val="26"/>
              <w:szCs w:val="26"/>
              <w:shd w:val="clear" w:color="auto" w:fill="FFFFFF"/>
            </w:rPr>
          </w:rPrChange>
        </w:rPr>
        <w:t>companies</w:t>
      </w:r>
      <w:r w:rsidRPr="00FA57B8">
        <w:rPr>
          <w:rFonts w:ascii="Centaur" w:hAnsi="Centaur"/>
          <w:sz w:val="28"/>
          <w:szCs w:val="28"/>
          <w:shd w:val="clear" w:color="auto" w:fill="FFFFFF"/>
          <w:rPrChange w:id="168" w:author="Nirav" w:date="2019-07-18T12:28:00Z">
            <w:rPr>
              <w:rFonts w:ascii="Adobe Garamond Pro" w:hAnsi="Adobe Garamond Pro"/>
              <w:i/>
              <w:iCs/>
              <w:sz w:val="26"/>
              <w:szCs w:val="26"/>
              <w:shd w:val="clear" w:color="auto" w:fill="FFFFFF"/>
            </w:rPr>
          </w:rPrChange>
        </w:rPr>
        <w:t xml:space="preserve"> who have to earn </w:t>
      </w:r>
      <w:ins w:id="169" w:author="Nirav" w:date="2019-07-17T23:58:00Z">
        <w:r w:rsidR="003D260F" w:rsidRPr="00FA57B8">
          <w:rPr>
            <w:rFonts w:ascii="Centaur" w:hAnsi="Centaur"/>
            <w:sz w:val="28"/>
            <w:szCs w:val="28"/>
            <w:shd w:val="clear" w:color="auto" w:fill="FFFFFF"/>
            <w:rPrChange w:id="170" w:author="Nirav" w:date="2019-07-18T12:28:00Z">
              <w:rPr>
                <w:rFonts w:ascii="Adobe Garamond Pro" w:hAnsi="Adobe Garamond Pro"/>
                <w:sz w:val="26"/>
                <w:szCs w:val="26"/>
                <w:shd w:val="clear" w:color="auto" w:fill="FFFFFF"/>
              </w:rPr>
            </w:rPrChange>
          </w:rPr>
          <w:t xml:space="preserve">money </w:t>
        </w:r>
      </w:ins>
      <w:del w:id="171" w:author="Nirav" w:date="2019-07-17T23:54:00Z">
        <w:r w:rsidRPr="00FA57B8" w:rsidDel="0024132F">
          <w:rPr>
            <w:rFonts w:ascii="Centaur" w:hAnsi="Centaur"/>
            <w:sz w:val="28"/>
            <w:szCs w:val="28"/>
            <w:shd w:val="clear" w:color="auto" w:fill="FFFFFF"/>
            <w:rPrChange w:id="172" w:author="Nirav" w:date="2019-07-18T12:28:00Z">
              <w:rPr>
                <w:rFonts w:ascii="Adobe Garamond Pro" w:hAnsi="Adobe Garamond Pro"/>
                <w:i/>
                <w:iCs/>
                <w:sz w:val="26"/>
                <w:szCs w:val="26"/>
                <w:shd w:val="clear" w:color="auto" w:fill="FFFFFF"/>
              </w:rPr>
            </w:rPrChange>
          </w:rPr>
          <w:delText xml:space="preserve">for the </w:delText>
        </w:r>
      </w:del>
      <w:ins w:id="173" w:author="Nirav" w:date="2019-07-17T23:54:00Z">
        <w:r w:rsidR="0024132F" w:rsidRPr="00FA57B8">
          <w:rPr>
            <w:rFonts w:ascii="Centaur" w:hAnsi="Centaur"/>
            <w:sz w:val="28"/>
            <w:szCs w:val="28"/>
            <w:shd w:val="clear" w:color="auto" w:fill="FFFFFF"/>
            <w:rPrChange w:id="174" w:author="Nirav" w:date="2019-07-18T12:28:00Z">
              <w:rPr>
                <w:rFonts w:ascii="Adobe Garamond Pro" w:hAnsi="Adobe Garamond Pro"/>
                <w:sz w:val="26"/>
                <w:szCs w:val="26"/>
                <w:shd w:val="clear" w:color="auto" w:fill="FFFFFF"/>
              </w:rPr>
            </w:rPrChange>
          </w:rPr>
          <w:t xml:space="preserve">to sustain </w:t>
        </w:r>
      </w:ins>
      <w:ins w:id="175" w:author="Nirav" w:date="2019-07-17T23:58:00Z">
        <w:r w:rsidR="003D260F" w:rsidRPr="00FA57B8">
          <w:rPr>
            <w:rFonts w:ascii="Centaur" w:hAnsi="Centaur"/>
            <w:sz w:val="28"/>
            <w:szCs w:val="28"/>
            <w:shd w:val="clear" w:color="auto" w:fill="FFFFFF"/>
            <w:rPrChange w:id="176" w:author="Nirav" w:date="2019-07-18T12:28:00Z">
              <w:rPr>
                <w:rFonts w:ascii="Adobe Garamond Pro" w:hAnsi="Adobe Garamond Pro"/>
                <w:sz w:val="26"/>
                <w:szCs w:val="26"/>
                <w:shd w:val="clear" w:color="auto" w:fill="FFFFFF"/>
              </w:rPr>
            </w:rPrChange>
          </w:rPr>
          <w:t xml:space="preserve">the </w:t>
        </w:r>
      </w:ins>
      <w:r w:rsidRPr="00FA57B8">
        <w:rPr>
          <w:rFonts w:ascii="Centaur" w:hAnsi="Centaur"/>
          <w:sz w:val="28"/>
          <w:szCs w:val="28"/>
          <w:shd w:val="clear" w:color="auto" w:fill="FFFFFF"/>
          <w:rPrChange w:id="177" w:author="Nirav" w:date="2019-07-18T12:28:00Z">
            <w:rPr>
              <w:rFonts w:ascii="Adobe Garamond Pro" w:hAnsi="Adobe Garamond Pro"/>
              <w:i/>
              <w:iCs/>
              <w:sz w:val="26"/>
              <w:szCs w:val="26"/>
              <w:shd w:val="clear" w:color="auto" w:fill="FFFFFF"/>
            </w:rPr>
          </w:rPrChange>
        </w:rPr>
        <w:t>services they</w:t>
      </w:r>
      <w:r w:rsidRPr="00FA57B8">
        <w:rPr>
          <w:rFonts w:ascii="Centaur" w:hAnsi="Centaur"/>
          <w:sz w:val="28"/>
          <w:szCs w:val="28"/>
          <w:shd w:val="clear" w:color="auto" w:fill="FFFFFF"/>
          <w:rPrChange w:id="178" w:author="Nirav" w:date="2019-07-18T12:28:00Z">
            <w:rPr>
              <w:rFonts w:ascii="Adobe Garamond Pro" w:hAnsi="Adobe Garamond Pro"/>
              <w:sz w:val="26"/>
              <w:szCs w:val="26"/>
              <w:shd w:val="clear" w:color="auto" w:fill="FFFFFF"/>
            </w:rPr>
          </w:rPrChange>
        </w:rPr>
        <w:t xml:space="preserve"> </w:t>
      </w:r>
      <w:ins w:id="179" w:author="Nirav" w:date="2019-07-17T23:58:00Z">
        <w:r w:rsidR="003D260F" w:rsidRPr="00FA57B8">
          <w:rPr>
            <w:rFonts w:ascii="Centaur" w:hAnsi="Centaur"/>
            <w:sz w:val="28"/>
            <w:szCs w:val="28"/>
            <w:shd w:val="clear" w:color="auto" w:fill="FFFFFF"/>
            <w:rPrChange w:id="180" w:author="Nirav" w:date="2019-07-18T12:28:00Z">
              <w:rPr>
                <w:rFonts w:ascii="Adobe Garamond Pro" w:hAnsi="Adobe Garamond Pro"/>
                <w:sz w:val="26"/>
                <w:szCs w:val="26"/>
                <w:shd w:val="clear" w:color="auto" w:fill="FFFFFF"/>
              </w:rPr>
            </w:rPrChange>
          </w:rPr>
          <w:t>provide</w:t>
        </w:r>
      </w:ins>
      <w:del w:id="181" w:author="Nirav" w:date="2019-07-17T23:58:00Z">
        <w:r w:rsidRPr="00FA57B8" w:rsidDel="003D260F">
          <w:rPr>
            <w:rFonts w:ascii="Centaur" w:hAnsi="Centaur"/>
            <w:sz w:val="28"/>
            <w:szCs w:val="28"/>
            <w:shd w:val="clear" w:color="auto" w:fill="FFFFFF"/>
            <w:rPrChange w:id="182" w:author="Nirav" w:date="2019-07-18T12:28:00Z">
              <w:rPr>
                <w:rFonts w:ascii="Adobe Garamond Pro" w:hAnsi="Adobe Garamond Pro"/>
                <w:sz w:val="26"/>
                <w:szCs w:val="26"/>
                <w:shd w:val="clear" w:color="auto" w:fill="FFFFFF"/>
              </w:rPr>
            </w:rPrChange>
          </w:rPr>
          <w:delText>are providing</w:delText>
        </w:r>
      </w:del>
      <w:r w:rsidRPr="00FA57B8">
        <w:rPr>
          <w:rFonts w:ascii="Centaur" w:hAnsi="Centaur"/>
          <w:sz w:val="28"/>
          <w:szCs w:val="28"/>
          <w:shd w:val="clear" w:color="auto" w:fill="FFFFFF"/>
          <w:rPrChange w:id="183" w:author="Nirav" w:date="2019-07-18T12:28:00Z">
            <w:rPr>
              <w:rFonts w:ascii="Adobe Garamond Pro" w:hAnsi="Adobe Garamond Pro"/>
              <w:sz w:val="26"/>
              <w:szCs w:val="26"/>
              <w:shd w:val="clear" w:color="auto" w:fill="FFFFFF"/>
            </w:rPr>
          </w:rPrChange>
        </w:rPr>
        <w:t>. They have to earn a hefty sum</w:t>
      </w:r>
      <w:ins w:id="184" w:author="Nirav" w:date="2019-07-18T13:00:00Z">
        <w:r w:rsidR="0077160B">
          <w:rPr>
            <w:rFonts w:ascii="Centaur" w:hAnsi="Centaur"/>
            <w:sz w:val="28"/>
            <w:szCs w:val="28"/>
            <w:shd w:val="clear" w:color="auto" w:fill="FFFFFF"/>
          </w:rPr>
          <w:t>,</w:t>
        </w:r>
      </w:ins>
      <w:r w:rsidRPr="00FA57B8">
        <w:rPr>
          <w:rFonts w:ascii="Centaur" w:hAnsi="Centaur"/>
          <w:sz w:val="28"/>
          <w:szCs w:val="28"/>
          <w:shd w:val="clear" w:color="auto" w:fill="FFFFFF"/>
          <w:rPrChange w:id="185" w:author="Nirav" w:date="2019-07-18T12:28:00Z">
            <w:rPr>
              <w:rFonts w:ascii="Adobe Garamond Pro" w:hAnsi="Adobe Garamond Pro"/>
              <w:sz w:val="26"/>
              <w:szCs w:val="26"/>
              <w:shd w:val="clear" w:color="auto" w:fill="FFFFFF"/>
            </w:rPr>
          </w:rPrChange>
        </w:rPr>
        <w:t xml:space="preserve"> because for you to upload an embarrassing photo of your friend in </w:t>
      </w:r>
      <w:del w:id="186" w:author="Nirav" w:date="2019-07-17T23:54:00Z">
        <w:r w:rsidRPr="00FA57B8" w:rsidDel="0024132F">
          <w:rPr>
            <w:rFonts w:ascii="Centaur" w:hAnsi="Centaur"/>
            <w:sz w:val="28"/>
            <w:szCs w:val="28"/>
            <w:shd w:val="clear" w:color="auto" w:fill="FFFFFF"/>
            <w:rPrChange w:id="187" w:author="Nirav" w:date="2019-07-18T12:28:00Z">
              <w:rPr>
                <w:rFonts w:ascii="Adobe Garamond Pro" w:hAnsi="Adobe Garamond Pro"/>
                <w:sz w:val="26"/>
                <w:szCs w:val="26"/>
                <w:shd w:val="clear" w:color="auto" w:fill="FFFFFF"/>
              </w:rPr>
            </w:rPrChange>
          </w:rPr>
          <w:delText>h</w:delText>
        </w:r>
        <w:commentRangeStart w:id="188"/>
        <w:r w:rsidRPr="00FA57B8" w:rsidDel="0024132F">
          <w:rPr>
            <w:rFonts w:ascii="Centaur" w:hAnsi="Centaur"/>
            <w:sz w:val="28"/>
            <w:szCs w:val="28"/>
            <w:shd w:val="clear" w:color="auto" w:fill="FFFFFF"/>
            <w:rPrChange w:id="189" w:author="Nirav" w:date="2019-07-18T12:28:00Z">
              <w:rPr>
                <w:rFonts w:ascii="Adobe Garamond Pro" w:hAnsi="Adobe Garamond Pro"/>
                <w:sz w:val="26"/>
                <w:szCs w:val="26"/>
                <w:shd w:val="clear" w:color="auto" w:fill="FFFFFF"/>
              </w:rPr>
            </w:rPrChange>
          </w:rPr>
          <w:delText>is her</w:delText>
        </w:r>
      </w:del>
      <w:ins w:id="190" w:author="Nirav" w:date="2019-07-17T23:54:00Z">
        <w:r w:rsidR="0024132F" w:rsidRPr="00FA57B8">
          <w:rPr>
            <w:rFonts w:ascii="Centaur" w:hAnsi="Centaur"/>
            <w:sz w:val="28"/>
            <w:szCs w:val="28"/>
            <w:shd w:val="clear" w:color="auto" w:fill="FFFFFF"/>
            <w:rPrChange w:id="191" w:author="Nirav" w:date="2019-07-18T12:28:00Z">
              <w:rPr>
                <w:rFonts w:ascii="Adobe Garamond Pro" w:hAnsi="Adobe Garamond Pro"/>
                <w:sz w:val="26"/>
                <w:szCs w:val="26"/>
                <w:shd w:val="clear" w:color="auto" w:fill="FFFFFF"/>
              </w:rPr>
            </w:rPrChange>
          </w:rPr>
          <w:t>her</w:t>
        </w:r>
      </w:ins>
      <w:r w:rsidRPr="00FA57B8">
        <w:rPr>
          <w:rFonts w:ascii="Centaur" w:hAnsi="Centaur"/>
          <w:sz w:val="28"/>
          <w:szCs w:val="28"/>
          <w:shd w:val="clear" w:color="auto" w:fill="FFFFFF"/>
          <w:rPrChange w:id="192" w:author="Nirav" w:date="2019-07-18T12:28:00Z">
            <w:rPr>
              <w:rFonts w:ascii="Adobe Garamond Pro" w:hAnsi="Adobe Garamond Pro"/>
              <w:sz w:val="26"/>
              <w:szCs w:val="26"/>
              <w:shd w:val="clear" w:color="auto" w:fill="FFFFFF"/>
            </w:rPr>
          </w:rPrChange>
        </w:rPr>
        <w:t xml:space="preserve"> </w:t>
      </w:r>
      <w:commentRangeEnd w:id="188"/>
      <w:r w:rsidR="003D260F" w:rsidRPr="00FA57B8">
        <w:rPr>
          <w:rStyle w:val="CommentReference"/>
          <w:rFonts w:ascii="Centaur" w:hAnsi="Centaur"/>
          <w:sz w:val="18"/>
          <w:szCs w:val="18"/>
          <w:rPrChange w:id="193" w:author="Nirav" w:date="2019-07-18T12:28:00Z">
            <w:rPr>
              <w:rStyle w:val="CommentReference"/>
            </w:rPr>
          </w:rPrChange>
        </w:rPr>
        <w:commentReference w:id="188"/>
      </w:r>
      <w:r w:rsidRPr="00FA57B8">
        <w:rPr>
          <w:rFonts w:ascii="Centaur" w:hAnsi="Centaur"/>
          <w:sz w:val="28"/>
          <w:szCs w:val="28"/>
          <w:shd w:val="clear" w:color="auto" w:fill="FFFFFF"/>
          <w:rPrChange w:id="194" w:author="Nirav" w:date="2019-07-18T12:28:00Z">
            <w:rPr>
              <w:rFonts w:ascii="Adobe Garamond Pro" w:hAnsi="Adobe Garamond Pro"/>
              <w:sz w:val="26"/>
              <w:szCs w:val="26"/>
              <w:shd w:val="clear" w:color="auto" w:fill="FFFFFF"/>
            </w:rPr>
          </w:rPrChange>
        </w:rPr>
        <w:t>birthday</w:t>
      </w:r>
      <w:del w:id="195" w:author="Nirav" w:date="2019-07-17T23:58:00Z">
        <w:r w:rsidRPr="00FA57B8" w:rsidDel="003D260F">
          <w:rPr>
            <w:rFonts w:ascii="Centaur" w:hAnsi="Centaur"/>
            <w:sz w:val="28"/>
            <w:szCs w:val="28"/>
            <w:shd w:val="clear" w:color="auto" w:fill="FFFFFF"/>
            <w:rPrChange w:id="196" w:author="Nirav" w:date="2019-07-18T12:28:00Z">
              <w:rPr>
                <w:rFonts w:ascii="Adobe Garamond Pro" w:hAnsi="Adobe Garamond Pro"/>
                <w:sz w:val="26"/>
                <w:szCs w:val="26"/>
                <w:shd w:val="clear" w:color="auto" w:fill="FFFFFF"/>
              </w:rPr>
            </w:rPrChange>
          </w:rPr>
          <w:delText xml:space="preserve"> for the world to see</w:delText>
        </w:r>
      </w:del>
      <w:r w:rsidRPr="00FA57B8">
        <w:rPr>
          <w:rFonts w:ascii="Centaur" w:hAnsi="Centaur"/>
          <w:sz w:val="28"/>
          <w:szCs w:val="28"/>
          <w:shd w:val="clear" w:color="auto" w:fill="FFFFFF"/>
          <w:rPrChange w:id="197" w:author="Nirav" w:date="2019-07-18T12:28:00Z">
            <w:rPr>
              <w:rFonts w:ascii="Adobe Garamond Pro" w:hAnsi="Adobe Garamond Pro"/>
              <w:sz w:val="26"/>
              <w:szCs w:val="26"/>
              <w:shd w:val="clear" w:color="auto" w:fill="FFFFFF"/>
            </w:rPr>
          </w:rPrChange>
        </w:rPr>
        <w:t>, thousands of very smart people have to work day in and day out</w:t>
      </w:r>
      <w:ins w:id="198" w:author="Nirav" w:date="2019-07-18T13:00:00Z">
        <w:r w:rsidR="0077160B">
          <w:rPr>
            <w:rFonts w:ascii="Centaur" w:hAnsi="Centaur"/>
            <w:sz w:val="28"/>
            <w:szCs w:val="28"/>
            <w:shd w:val="clear" w:color="auto" w:fill="FFFFFF"/>
          </w:rPr>
          <w:t>,</w:t>
        </w:r>
      </w:ins>
      <w:del w:id="199" w:author="Nirav" w:date="2019-07-18T13:00:00Z">
        <w:r w:rsidRPr="00FA57B8" w:rsidDel="0077160B">
          <w:rPr>
            <w:rFonts w:ascii="Centaur" w:hAnsi="Centaur"/>
            <w:sz w:val="28"/>
            <w:szCs w:val="28"/>
            <w:shd w:val="clear" w:color="auto" w:fill="FFFFFF"/>
            <w:rPrChange w:id="200" w:author="Nirav" w:date="2019-07-18T12:28:00Z">
              <w:rPr>
                <w:rFonts w:ascii="Adobe Garamond Pro" w:hAnsi="Adobe Garamond Pro"/>
                <w:sz w:val="26"/>
                <w:szCs w:val="26"/>
                <w:shd w:val="clear" w:color="auto" w:fill="FFFFFF"/>
              </w:rPr>
            </w:rPrChange>
          </w:rPr>
          <w:delText>,</w:delText>
        </w:r>
      </w:del>
      <w:r w:rsidRPr="00FA57B8">
        <w:rPr>
          <w:rFonts w:ascii="Centaur" w:hAnsi="Centaur"/>
          <w:sz w:val="28"/>
          <w:szCs w:val="28"/>
          <w:shd w:val="clear" w:color="auto" w:fill="FFFFFF"/>
          <w:rPrChange w:id="201" w:author="Nirav" w:date="2019-07-18T12:28:00Z">
            <w:rPr>
              <w:rFonts w:ascii="Adobe Garamond Pro" w:hAnsi="Adobe Garamond Pro"/>
              <w:sz w:val="26"/>
              <w:szCs w:val="26"/>
              <w:shd w:val="clear" w:color="auto" w:fill="FFFFFF"/>
            </w:rPr>
          </w:rPrChange>
        </w:rPr>
        <w:t xml:space="preserve"> which obviously requires a lot of resources. And </w:t>
      </w:r>
      <w:del w:id="202" w:author="Nirav" w:date="2019-07-18T00:01:00Z">
        <w:r w:rsidRPr="00FA57B8" w:rsidDel="003D260F">
          <w:rPr>
            <w:rFonts w:ascii="Centaur" w:hAnsi="Centaur"/>
            <w:sz w:val="28"/>
            <w:szCs w:val="28"/>
            <w:shd w:val="clear" w:color="auto" w:fill="FFFFFF"/>
            <w:rPrChange w:id="203" w:author="Nirav" w:date="2019-07-18T12:28:00Z">
              <w:rPr>
                <w:rFonts w:ascii="Adobe Garamond Pro" w:hAnsi="Adobe Garamond Pro"/>
                <w:sz w:val="26"/>
                <w:szCs w:val="26"/>
                <w:shd w:val="clear" w:color="auto" w:fill="FFFFFF"/>
              </w:rPr>
            </w:rPrChange>
          </w:rPr>
          <w:delText xml:space="preserve">as </w:delText>
        </w:r>
      </w:del>
      <w:ins w:id="204" w:author="Nirav" w:date="2019-07-18T00:01:00Z">
        <w:r w:rsidR="003D260F" w:rsidRPr="00FA57B8">
          <w:rPr>
            <w:rFonts w:ascii="Centaur" w:hAnsi="Centaur"/>
            <w:sz w:val="28"/>
            <w:szCs w:val="28"/>
            <w:shd w:val="clear" w:color="auto" w:fill="FFFFFF"/>
            <w:rPrChange w:id="205" w:author="Nirav" w:date="2019-07-18T12:28:00Z">
              <w:rPr>
                <w:rFonts w:ascii="Adobe Garamond Pro" w:hAnsi="Adobe Garamond Pro"/>
                <w:sz w:val="26"/>
                <w:szCs w:val="26"/>
                <w:shd w:val="clear" w:color="auto" w:fill="FFFFFF"/>
              </w:rPr>
            </w:rPrChange>
          </w:rPr>
          <w:t xml:space="preserve">since </w:t>
        </w:r>
      </w:ins>
      <w:r w:rsidRPr="00FA57B8">
        <w:rPr>
          <w:rFonts w:ascii="Centaur" w:hAnsi="Centaur"/>
          <w:sz w:val="28"/>
          <w:szCs w:val="28"/>
          <w:shd w:val="clear" w:color="auto" w:fill="FFFFFF"/>
          <w:rPrChange w:id="206" w:author="Nirav" w:date="2019-07-18T12:28:00Z">
            <w:rPr>
              <w:rFonts w:ascii="Adobe Garamond Pro" w:hAnsi="Adobe Garamond Pro"/>
              <w:sz w:val="26"/>
              <w:szCs w:val="26"/>
              <w:shd w:val="clear" w:color="auto" w:fill="FFFFFF"/>
            </w:rPr>
          </w:rPrChange>
        </w:rPr>
        <w:t>you are not the customer of these companies who pay</w:t>
      </w:r>
      <w:del w:id="207" w:author="Nirav" w:date="2019-07-18T00:02:00Z">
        <w:r w:rsidRPr="00FA57B8" w:rsidDel="003D260F">
          <w:rPr>
            <w:rFonts w:ascii="Centaur" w:hAnsi="Centaur"/>
            <w:sz w:val="28"/>
            <w:szCs w:val="28"/>
            <w:shd w:val="clear" w:color="auto" w:fill="FFFFFF"/>
            <w:rPrChange w:id="208" w:author="Nirav" w:date="2019-07-18T12:28:00Z">
              <w:rPr>
                <w:rFonts w:ascii="Adobe Garamond Pro" w:hAnsi="Adobe Garamond Pro"/>
                <w:sz w:val="26"/>
                <w:szCs w:val="26"/>
                <w:shd w:val="clear" w:color="auto" w:fill="FFFFFF"/>
              </w:rPr>
            </w:rPrChange>
          </w:rPr>
          <w:delText>s</w:delText>
        </w:r>
      </w:del>
      <w:r w:rsidRPr="00FA57B8">
        <w:rPr>
          <w:rFonts w:ascii="Centaur" w:hAnsi="Centaur"/>
          <w:sz w:val="28"/>
          <w:szCs w:val="28"/>
          <w:shd w:val="clear" w:color="auto" w:fill="FFFFFF"/>
          <w:rPrChange w:id="209" w:author="Nirav" w:date="2019-07-18T12:28:00Z">
            <w:rPr>
              <w:rFonts w:ascii="Adobe Garamond Pro" w:hAnsi="Adobe Garamond Pro"/>
              <w:sz w:val="26"/>
              <w:szCs w:val="26"/>
              <w:shd w:val="clear" w:color="auto" w:fill="FFFFFF"/>
            </w:rPr>
          </w:rPrChange>
        </w:rPr>
        <w:t xml:space="preserve"> for their services</w:t>
      </w:r>
      <w:ins w:id="210" w:author="Nirav" w:date="2019-07-18T00:02:00Z">
        <w:r w:rsidR="003D260F" w:rsidRPr="00FA57B8">
          <w:rPr>
            <w:rFonts w:ascii="Centaur" w:hAnsi="Centaur"/>
            <w:sz w:val="28"/>
            <w:szCs w:val="28"/>
            <w:shd w:val="clear" w:color="auto" w:fill="FFFFFF"/>
            <w:rPrChange w:id="211"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212" w:author="Nirav" w:date="2019-07-18T12:28:00Z">
            <w:rPr>
              <w:rFonts w:ascii="Adobe Garamond Pro" w:hAnsi="Adobe Garamond Pro"/>
              <w:sz w:val="26"/>
              <w:szCs w:val="26"/>
              <w:shd w:val="clear" w:color="auto" w:fill="FFFFFF"/>
            </w:rPr>
          </w:rPrChange>
        </w:rPr>
        <w:t xml:space="preserve"> you are </w:t>
      </w:r>
      <w:del w:id="213" w:author="Nirav" w:date="2019-07-18T00:02:00Z">
        <w:r w:rsidRPr="00FA57B8" w:rsidDel="003D260F">
          <w:rPr>
            <w:rFonts w:ascii="Centaur" w:hAnsi="Centaur"/>
            <w:sz w:val="28"/>
            <w:szCs w:val="28"/>
            <w:shd w:val="clear" w:color="auto" w:fill="FFFFFF"/>
            <w:rPrChange w:id="214" w:author="Nirav" w:date="2019-07-18T12:28:00Z">
              <w:rPr>
                <w:rFonts w:ascii="Adobe Garamond Pro" w:hAnsi="Adobe Garamond Pro"/>
                <w:sz w:val="26"/>
                <w:szCs w:val="26"/>
                <w:shd w:val="clear" w:color="auto" w:fill="FFFFFF"/>
              </w:rPr>
            </w:rPrChange>
          </w:rPr>
          <w:delText xml:space="preserve">what’s </w:delText>
        </w:r>
      </w:del>
      <w:ins w:id="215" w:author="Nirav" w:date="2019-07-18T00:02:00Z">
        <w:r w:rsidR="003D260F" w:rsidRPr="00FA57B8">
          <w:rPr>
            <w:rFonts w:ascii="Centaur" w:hAnsi="Centaur"/>
            <w:sz w:val="28"/>
            <w:szCs w:val="28"/>
            <w:shd w:val="clear" w:color="auto" w:fill="FFFFFF"/>
            <w:rPrChange w:id="216" w:author="Nirav" w:date="2019-07-18T12:28:00Z">
              <w:rPr>
                <w:rFonts w:ascii="Adobe Garamond Pro" w:hAnsi="Adobe Garamond Pro"/>
                <w:sz w:val="26"/>
                <w:szCs w:val="26"/>
                <w:shd w:val="clear" w:color="auto" w:fill="FFFFFF"/>
              </w:rPr>
            </w:rPrChange>
          </w:rPr>
          <w:t xml:space="preserve">the thing </w:t>
        </w:r>
      </w:ins>
      <w:r w:rsidRPr="00FA57B8">
        <w:rPr>
          <w:rFonts w:ascii="Centaur" w:hAnsi="Centaur"/>
          <w:sz w:val="28"/>
          <w:szCs w:val="28"/>
          <w:shd w:val="clear" w:color="auto" w:fill="FFFFFF"/>
          <w:rPrChange w:id="217" w:author="Nirav" w:date="2019-07-18T12:28:00Z">
            <w:rPr>
              <w:rFonts w:ascii="Adobe Garamond Pro" w:hAnsi="Adobe Garamond Pro"/>
              <w:sz w:val="26"/>
              <w:szCs w:val="26"/>
              <w:shd w:val="clear" w:color="auto" w:fill="FFFFFF"/>
            </w:rPr>
          </w:rPrChange>
        </w:rPr>
        <w:t xml:space="preserve">being sold. The more time you spend chatting with a cute girl who ends up being your </w:t>
      </w:r>
      <w:ins w:id="218" w:author="Nirav" w:date="2019-07-18T00:03:00Z">
        <w:r w:rsidR="003D260F" w:rsidRPr="00FA57B8">
          <w:rPr>
            <w:rFonts w:ascii="Centaur" w:hAnsi="Centaur"/>
            <w:sz w:val="28"/>
            <w:szCs w:val="28"/>
            <w:shd w:val="clear" w:color="auto" w:fill="FFFFFF"/>
            <w:rPrChange w:id="219" w:author="Nirav" w:date="2019-07-18T12:28:00Z">
              <w:rPr>
                <w:rFonts w:ascii="Adobe Garamond Pro" w:hAnsi="Adobe Garamond Pro"/>
                <w:sz w:val="26"/>
                <w:szCs w:val="26"/>
                <w:shd w:val="clear" w:color="auto" w:fill="FFFFFF"/>
              </w:rPr>
            </w:rPrChange>
          </w:rPr>
          <w:t>*</w:t>
        </w:r>
      </w:ins>
      <w:commentRangeStart w:id="220"/>
      <w:r w:rsidRPr="00FA57B8">
        <w:rPr>
          <w:rFonts w:ascii="Centaur" w:hAnsi="Centaur"/>
          <w:sz w:val="28"/>
          <w:szCs w:val="28"/>
          <w:shd w:val="clear" w:color="auto" w:fill="FFFFFF"/>
          <w:rPrChange w:id="221" w:author="Nirav" w:date="2019-07-18T12:28:00Z">
            <w:rPr>
              <w:rFonts w:ascii="Adobe Garamond Pro" w:hAnsi="Adobe Garamond Pro"/>
              <w:sz w:val="26"/>
              <w:szCs w:val="26"/>
              <w:shd w:val="clear" w:color="auto" w:fill="FFFFFF"/>
            </w:rPr>
          </w:rPrChange>
        </w:rPr>
        <w:t xml:space="preserve">friend next door </w:t>
      </w:r>
      <w:commentRangeEnd w:id="220"/>
      <w:r w:rsidR="003D260F" w:rsidRPr="00FA57B8">
        <w:rPr>
          <w:rStyle w:val="CommentReference"/>
          <w:rFonts w:ascii="Centaur" w:hAnsi="Centaur"/>
          <w:sz w:val="18"/>
          <w:szCs w:val="18"/>
          <w:rPrChange w:id="222" w:author="Nirav" w:date="2019-07-18T12:28:00Z">
            <w:rPr>
              <w:rStyle w:val="CommentReference"/>
            </w:rPr>
          </w:rPrChange>
        </w:rPr>
        <w:commentReference w:id="220"/>
      </w:r>
      <w:r w:rsidRPr="00FA57B8">
        <w:rPr>
          <w:rFonts w:ascii="Centaur" w:hAnsi="Centaur"/>
          <w:sz w:val="28"/>
          <w:szCs w:val="28"/>
          <w:shd w:val="clear" w:color="auto" w:fill="FFFFFF"/>
          <w:rPrChange w:id="223" w:author="Nirav" w:date="2019-07-18T12:28:00Z">
            <w:rPr>
              <w:rFonts w:ascii="Adobe Garamond Pro" w:hAnsi="Adobe Garamond Pro"/>
              <w:sz w:val="26"/>
              <w:szCs w:val="26"/>
              <w:shd w:val="clear" w:color="auto" w:fill="FFFFFF"/>
            </w:rPr>
          </w:rPrChange>
        </w:rPr>
        <w:t xml:space="preserve">or watching the last video on YouTube after which you are definitely </w:t>
      </w:r>
      <w:del w:id="224" w:author="Nirav" w:date="2019-07-17T23:57:00Z">
        <w:r w:rsidRPr="00FA57B8" w:rsidDel="003D260F">
          <w:rPr>
            <w:rFonts w:ascii="Centaur" w:hAnsi="Centaur"/>
            <w:sz w:val="28"/>
            <w:szCs w:val="28"/>
            <w:shd w:val="clear" w:color="auto" w:fill="FFFFFF"/>
            <w:rPrChange w:id="225" w:author="Nirav" w:date="2019-07-18T12:28:00Z">
              <w:rPr>
                <w:rFonts w:ascii="Adobe Garamond Pro" w:hAnsi="Adobe Garamond Pro"/>
                <w:sz w:val="26"/>
                <w:szCs w:val="26"/>
                <w:shd w:val="clear" w:color="auto" w:fill="FFFFFF"/>
              </w:rPr>
            </w:rPrChange>
          </w:rPr>
          <w:delText>gonna</w:delText>
        </w:r>
      </w:del>
      <w:ins w:id="226" w:author="Nirav" w:date="2019-07-17T23:57:00Z">
        <w:r w:rsidR="003D260F" w:rsidRPr="00FA57B8">
          <w:rPr>
            <w:rFonts w:ascii="Centaur" w:hAnsi="Centaur"/>
            <w:sz w:val="28"/>
            <w:szCs w:val="28"/>
            <w:shd w:val="clear" w:color="auto" w:fill="FFFFFF"/>
            <w:rPrChange w:id="227" w:author="Nirav" w:date="2019-07-18T12:28:00Z">
              <w:rPr>
                <w:rFonts w:ascii="Adobe Garamond Pro" w:hAnsi="Adobe Garamond Pro"/>
                <w:sz w:val="26"/>
                <w:szCs w:val="26"/>
                <w:shd w:val="clear" w:color="auto" w:fill="FFFFFF"/>
              </w:rPr>
            </w:rPrChange>
          </w:rPr>
          <w:t>going to</w:t>
        </w:r>
      </w:ins>
      <w:r w:rsidRPr="00FA57B8">
        <w:rPr>
          <w:rFonts w:ascii="Centaur" w:hAnsi="Centaur"/>
          <w:sz w:val="28"/>
          <w:szCs w:val="28"/>
          <w:shd w:val="clear" w:color="auto" w:fill="FFFFFF"/>
          <w:rPrChange w:id="228" w:author="Nirav" w:date="2019-07-18T12:28:00Z">
            <w:rPr>
              <w:rFonts w:ascii="Adobe Garamond Pro" w:hAnsi="Adobe Garamond Pro"/>
              <w:sz w:val="26"/>
              <w:szCs w:val="26"/>
              <w:shd w:val="clear" w:color="auto" w:fill="FFFFFF"/>
            </w:rPr>
          </w:rPrChange>
        </w:rPr>
        <w:t xml:space="preserve"> be studying and not clicking on another video, the more these companies earn. Because essentially what's on sale is you and your engagement. </w:t>
      </w:r>
      <w:ins w:id="229" w:author="Nirav" w:date="2019-07-18T00:04:00Z">
        <w:r w:rsidR="003D260F" w:rsidRPr="00FA57B8">
          <w:rPr>
            <w:rFonts w:ascii="Centaur" w:hAnsi="Centaur"/>
            <w:sz w:val="28"/>
            <w:szCs w:val="28"/>
            <w:shd w:val="clear" w:color="auto" w:fill="FFFFFF"/>
            <w:rPrChange w:id="230" w:author="Nirav" w:date="2019-07-18T12:28:00Z">
              <w:rPr>
                <w:rFonts w:ascii="Adobe Garamond Pro" w:hAnsi="Adobe Garamond Pro"/>
                <w:sz w:val="26"/>
                <w:szCs w:val="26"/>
                <w:shd w:val="clear" w:color="auto" w:fill="FFFFFF"/>
              </w:rPr>
            </w:rPrChange>
          </w:rPr>
          <w:t>T</w:t>
        </w:r>
      </w:ins>
      <w:del w:id="231" w:author="Nirav" w:date="2019-07-18T00:04:00Z">
        <w:r w:rsidRPr="00FA57B8" w:rsidDel="003D260F">
          <w:rPr>
            <w:rFonts w:ascii="Centaur" w:hAnsi="Centaur"/>
            <w:sz w:val="28"/>
            <w:szCs w:val="28"/>
            <w:shd w:val="clear" w:color="auto" w:fill="FFFFFF"/>
            <w:rPrChange w:id="232" w:author="Nirav" w:date="2019-07-18T12:28:00Z">
              <w:rPr>
                <w:rFonts w:ascii="Adobe Garamond Pro" w:hAnsi="Adobe Garamond Pro"/>
                <w:sz w:val="26"/>
                <w:szCs w:val="26"/>
                <w:shd w:val="clear" w:color="auto" w:fill="FFFFFF"/>
              </w:rPr>
            </w:rPrChange>
          </w:rPr>
          <w:delText>So t</w:delText>
        </w:r>
      </w:del>
      <w:r w:rsidRPr="00FA57B8">
        <w:rPr>
          <w:rFonts w:ascii="Centaur" w:hAnsi="Centaur"/>
          <w:sz w:val="28"/>
          <w:szCs w:val="28"/>
          <w:shd w:val="clear" w:color="auto" w:fill="FFFFFF"/>
          <w:rPrChange w:id="233" w:author="Nirav" w:date="2019-07-18T12:28:00Z">
            <w:rPr>
              <w:rFonts w:ascii="Adobe Garamond Pro" w:hAnsi="Adobe Garamond Pro"/>
              <w:sz w:val="26"/>
              <w:szCs w:val="26"/>
              <w:shd w:val="clear" w:color="auto" w:fill="FFFFFF"/>
            </w:rPr>
          </w:rPrChange>
        </w:rPr>
        <w:t>hese sites have to create algorithms that serve</w:t>
      </w:r>
      <w:del w:id="234" w:author="Nirav" w:date="2019-07-18T00:04:00Z">
        <w:r w:rsidRPr="00FA57B8" w:rsidDel="003D260F">
          <w:rPr>
            <w:rFonts w:ascii="Centaur" w:hAnsi="Centaur"/>
            <w:sz w:val="28"/>
            <w:szCs w:val="28"/>
            <w:shd w:val="clear" w:color="auto" w:fill="FFFFFF"/>
            <w:rPrChange w:id="235" w:author="Nirav" w:date="2019-07-18T12:28:00Z">
              <w:rPr>
                <w:rFonts w:ascii="Adobe Garamond Pro" w:hAnsi="Adobe Garamond Pro"/>
                <w:sz w:val="26"/>
                <w:szCs w:val="26"/>
                <w:shd w:val="clear" w:color="auto" w:fill="FFFFFF"/>
              </w:rPr>
            </w:rPrChange>
          </w:rPr>
          <w:delText>s</w:delText>
        </w:r>
      </w:del>
      <w:r w:rsidRPr="00FA57B8">
        <w:rPr>
          <w:rFonts w:ascii="Centaur" w:hAnsi="Centaur"/>
          <w:sz w:val="28"/>
          <w:szCs w:val="28"/>
          <w:shd w:val="clear" w:color="auto" w:fill="FFFFFF"/>
          <w:rPrChange w:id="236" w:author="Nirav" w:date="2019-07-18T12:28:00Z">
            <w:rPr>
              <w:rFonts w:ascii="Adobe Garamond Pro" w:hAnsi="Adobe Garamond Pro"/>
              <w:sz w:val="26"/>
              <w:szCs w:val="26"/>
              <w:shd w:val="clear" w:color="auto" w:fill="FFFFFF"/>
            </w:rPr>
          </w:rPrChange>
        </w:rPr>
        <w:t xml:space="preserve"> you </w:t>
      </w:r>
      <w:ins w:id="237" w:author="Nirav" w:date="2019-07-18T10:50:00Z">
        <w:r w:rsidR="001F296B" w:rsidRPr="00FA57B8">
          <w:rPr>
            <w:rFonts w:ascii="Centaur" w:hAnsi="Centaur"/>
            <w:sz w:val="28"/>
            <w:szCs w:val="28"/>
            <w:shd w:val="clear" w:color="auto" w:fill="FFFFFF"/>
            <w:rPrChange w:id="238" w:author="Nirav" w:date="2019-07-18T12:28:00Z">
              <w:rPr>
                <w:rFonts w:ascii="Adobe Garamond Pro" w:hAnsi="Adobe Garamond Pro"/>
                <w:sz w:val="26"/>
                <w:szCs w:val="26"/>
                <w:shd w:val="clear" w:color="auto" w:fill="FFFFFF"/>
              </w:rPr>
            </w:rPrChange>
          </w:rPr>
          <w:t xml:space="preserve">the </w:t>
        </w:r>
      </w:ins>
      <w:r w:rsidRPr="00FA57B8">
        <w:rPr>
          <w:rFonts w:ascii="Centaur" w:hAnsi="Centaur"/>
          <w:sz w:val="28"/>
          <w:szCs w:val="28"/>
          <w:shd w:val="clear" w:color="auto" w:fill="FFFFFF"/>
          <w:rPrChange w:id="239" w:author="Nirav" w:date="2019-07-18T12:28:00Z">
            <w:rPr>
              <w:rFonts w:ascii="Adobe Garamond Pro" w:hAnsi="Adobe Garamond Pro"/>
              <w:sz w:val="26"/>
              <w:szCs w:val="26"/>
              <w:shd w:val="clear" w:color="auto" w:fill="FFFFFF"/>
            </w:rPr>
          </w:rPrChange>
        </w:rPr>
        <w:t xml:space="preserve">things that you </w:t>
      </w:r>
      <w:commentRangeStart w:id="240"/>
      <w:del w:id="241" w:author="Nirav" w:date="2019-07-17T23:55:00Z">
        <w:r w:rsidRPr="00FA57B8" w:rsidDel="003D260F">
          <w:rPr>
            <w:rFonts w:ascii="Centaur" w:hAnsi="Centaur"/>
            <w:sz w:val="28"/>
            <w:szCs w:val="28"/>
            <w:shd w:val="clear" w:color="auto" w:fill="FFFFFF"/>
            <w:rPrChange w:id="242" w:author="Nirav" w:date="2019-07-18T12:28:00Z">
              <w:rPr>
                <w:rFonts w:ascii="Adobe Garamond Pro" w:hAnsi="Adobe Garamond Pro"/>
                <w:sz w:val="26"/>
                <w:szCs w:val="26"/>
                <w:shd w:val="clear" w:color="auto" w:fill="FFFFFF"/>
              </w:rPr>
            </w:rPrChange>
          </w:rPr>
          <w:delText xml:space="preserve">wanna </w:delText>
        </w:r>
      </w:del>
      <w:ins w:id="243" w:author="Nirav" w:date="2019-07-17T23:55:00Z">
        <w:r w:rsidR="003D260F" w:rsidRPr="00FA57B8">
          <w:rPr>
            <w:rFonts w:ascii="Centaur" w:hAnsi="Centaur"/>
            <w:sz w:val="28"/>
            <w:szCs w:val="28"/>
            <w:shd w:val="clear" w:color="auto" w:fill="FFFFFF"/>
            <w:rPrChange w:id="244" w:author="Nirav" w:date="2019-07-18T12:28:00Z">
              <w:rPr>
                <w:rFonts w:ascii="Adobe Garamond Pro" w:hAnsi="Adobe Garamond Pro"/>
                <w:sz w:val="26"/>
                <w:szCs w:val="26"/>
                <w:shd w:val="clear" w:color="auto" w:fill="FFFFFF"/>
              </w:rPr>
            </w:rPrChange>
          </w:rPr>
          <w:t>want to</w:t>
        </w:r>
        <w:commentRangeEnd w:id="240"/>
        <w:r w:rsidR="003D260F" w:rsidRPr="00FA57B8">
          <w:rPr>
            <w:rStyle w:val="CommentReference"/>
            <w:rFonts w:ascii="Centaur" w:hAnsi="Centaur"/>
            <w:sz w:val="18"/>
            <w:szCs w:val="18"/>
            <w:rPrChange w:id="245" w:author="Nirav" w:date="2019-07-18T12:28:00Z">
              <w:rPr>
                <w:rStyle w:val="CommentReference"/>
              </w:rPr>
            </w:rPrChange>
          </w:rPr>
          <w:commentReference w:id="240"/>
        </w:r>
        <w:r w:rsidR="003D260F" w:rsidRPr="00FA57B8">
          <w:rPr>
            <w:rFonts w:ascii="Centaur" w:hAnsi="Centaur"/>
            <w:sz w:val="28"/>
            <w:szCs w:val="28"/>
            <w:shd w:val="clear" w:color="auto" w:fill="FFFFFF"/>
            <w:rPrChange w:id="246"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247" w:author="Nirav" w:date="2019-07-18T12:28:00Z">
            <w:rPr>
              <w:rFonts w:ascii="Adobe Garamond Pro" w:hAnsi="Adobe Garamond Pro"/>
              <w:sz w:val="26"/>
              <w:szCs w:val="26"/>
              <w:shd w:val="clear" w:color="auto" w:fill="FFFFFF"/>
            </w:rPr>
          </w:rPrChange>
        </w:rPr>
        <w:t>see and engage</w:t>
      </w:r>
      <w:ins w:id="248" w:author="Nirav" w:date="2019-07-18T00:04:00Z">
        <w:r w:rsidR="003D260F" w:rsidRPr="00FA57B8">
          <w:rPr>
            <w:rFonts w:ascii="Centaur" w:hAnsi="Centaur"/>
            <w:sz w:val="28"/>
            <w:szCs w:val="28"/>
            <w:shd w:val="clear" w:color="auto" w:fill="FFFFFF"/>
            <w:rPrChange w:id="249" w:author="Nirav" w:date="2019-07-18T12:28:00Z">
              <w:rPr>
                <w:rFonts w:ascii="Adobe Garamond Pro" w:hAnsi="Adobe Garamond Pro"/>
                <w:sz w:val="26"/>
                <w:szCs w:val="26"/>
                <w:shd w:val="clear" w:color="auto" w:fill="FFFFFF"/>
              </w:rPr>
            </w:rPrChange>
          </w:rPr>
          <w:t xml:space="preserve"> with</w:t>
        </w:r>
      </w:ins>
      <w:del w:id="250" w:author="Nirav" w:date="2019-07-18T00:04:00Z">
        <w:r w:rsidRPr="00FA57B8" w:rsidDel="003D260F">
          <w:rPr>
            <w:rFonts w:ascii="Centaur" w:hAnsi="Centaur"/>
            <w:sz w:val="28"/>
            <w:szCs w:val="28"/>
            <w:shd w:val="clear" w:color="auto" w:fill="FFFFFF"/>
            <w:rPrChange w:id="251" w:author="Nirav" w:date="2019-07-18T12:28:00Z">
              <w:rPr>
                <w:rFonts w:ascii="Adobe Garamond Pro" w:hAnsi="Adobe Garamond Pro"/>
                <w:sz w:val="26"/>
                <w:szCs w:val="26"/>
                <w:shd w:val="clear" w:color="auto" w:fill="FFFFFF"/>
              </w:rPr>
            </w:rPrChange>
          </w:rPr>
          <w:delText>s</w:delText>
        </w:r>
      </w:del>
      <w:r w:rsidRPr="00FA57B8">
        <w:rPr>
          <w:rFonts w:ascii="Centaur" w:hAnsi="Centaur"/>
          <w:sz w:val="28"/>
          <w:szCs w:val="28"/>
          <w:shd w:val="clear" w:color="auto" w:fill="FFFFFF"/>
          <w:rPrChange w:id="252" w:author="Nirav" w:date="2019-07-18T12:28:00Z">
            <w:rPr>
              <w:rFonts w:ascii="Adobe Garamond Pro" w:hAnsi="Adobe Garamond Pro"/>
              <w:sz w:val="26"/>
              <w:szCs w:val="26"/>
              <w:shd w:val="clear" w:color="auto" w:fill="FFFFFF"/>
            </w:rPr>
          </w:rPrChange>
        </w:rPr>
        <w:t xml:space="preserve">. The focus </w:t>
      </w:r>
      <w:del w:id="253" w:author="Nirav" w:date="2019-07-18T00:04:00Z">
        <w:r w:rsidRPr="00FA57B8" w:rsidDel="003D260F">
          <w:rPr>
            <w:rFonts w:ascii="Centaur" w:hAnsi="Centaur"/>
            <w:sz w:val="28"/>
            <w:szCs w:val="28"/>
            <w:shd w:val="clear" w:color="auto" w:fill="FFFFFF"/>
            <w:rPrChange w:id="254" w:author="Nirav" w:date="2019-07-18T12:28:00Z">
              <w:rPr>
                <w:rFonts w:ascii="Adobe Garamond Pro" w:hAnsi="Adobe Garamond Pro"/>
                <w:sz w:val="26"/>
                <w:szCs w:val="26"/>
                <w:shd w:val="clear" w:color="auto" w:fill="FFFFFF"/>
              </w:rPr>
            </w:rPrChange>
          </w:rPr>
          <w:delText xml:space="preserve">on </w:delText>
        </w:r>
      </w:del>
      <w:ins w:id="255" w:author="Nirav" w:date="2019-07-18T00:04:00Z">
        <w:r w:rsidR="003D260F" w:rsidRPr="00FA57B8">
          <w:rPr>
            <w:rFonts w:ascii="Centaur" w:hAnsi="Centaur"/>
            <w:sz w:val="28"/>
            <w:szCs w:val="28"/>
            <w:shd w:val="clear" w:color="auto" w:fill="FFFFFF"/>
            <w:rPrChange w:id="256" w:author="Nirav" w:date="2019-07-18T12:28:00Z">
              <w:rPr>
                <w:rFonts w:ascii="Adobe Garamond Pro" w:hAnsi="Adobe Garamond Pro"/>
                <w:sz w:val="26"/>
                <w:szCs w:val="26"/>
                <w:shd w:val="clear" w:color="auto" w:fill="FFFFFF"/>
              </w:rPr>
            </w:rPrChange>
          </w:rPr>
          <w:t xml:space="preserve">of </w:t>
        </w:r>
      </w:ins>
      <w:r w:rsidRPr="00FA57B8">
        <w:rPr>
          <w:rFonts w:ascii="Centaur" w:hAnsi="Centaur"/>
          <w:sz w:val="28"/>
          <w:szCs w:val="28"/>
          <w:shd w:val="clear" w:color="auto" w:fill="FFFFFF"/>
          <w:rPrChange w:id="257" w:author="Nirav" w:date="2019-07-18T12:28:00Z">
            <w:rPr>
              <w:rFonts w:ascii="Adobe Garamond Pro" w:hAnsi="Adobe Garamond Pro"/>
              <w:sz w:val="26"/>
              <w:szCs w:val="26"/>
              <w:shd w:val="clear" w:color="auto" w:fill="FFFFFF"/>
            </w:rPr>
          </w:rPrChange>
        </w:rPr>
        <w:t xml:space="preserve">the algorithm is not to give </w:t>
      </w:r>
      <w:ins w:id="258" w:author="Nirav" w:date="2019-07-18T00:04:00Z">
        <w:r w:rsidR="003D260F" w:rsidRPr="00FA57B8">
          <w:rPr>
            <w:rFonts w:ascii="Centaur" w:hAnsi="Centaur"/>
            <w:sz w:val="28"/>
            <w:szCs w:val="28"/>
            <w:shd w:val="clear" w:color="auto" w:fill="FFFFFF"/>
            <w:rPrChange w:id="259" w:author="Nirav" w:date="2019-07-18T12:28:00Z">
              <w:rPr>
                <w:rFonts w:ascii="Adobe Garamond Pro" w:hAnsi="Adobe Garamond Pro"/>
                <w:sz w:val="26"/>
                <w:szCs w:val="26"/>
                <w:shd w:val="clear" w:color="auto" w:fill="FFFFFF"/>
              </w:rPr>
            </w:rPrChange>
          </w:rPr>
          <w:t xml:space="preserve">you </w:t>
        </w:r>
      </w:ins>
      <w:r w:rsidRPr="00FA57B8">
        <w:rPr>
          <w:rFonts w:ascii="Centaur" w:hAnsi="Centaur"/>
          <w:sz w:val="28"/>
          <w:szCs w:val="28"/>
          <w:shd w:val="clear" w:color="auto" w:fill="FFFFFF"/>
          <w:rPrChange w:id="260" w:author="Nirav" w:date="2019-07-18T12:28:00Z">
            <w:rPr>
              <w:rFonts w:ascii="Adobe Garamond Pro" w:hAnsi="Adobe Garamond Pro"/>
              <w:sz w:val="26"/>
              <w:szCs w:val="26"/>
              <w:shd w:val="clear" w:color="auto" w:fill="FFFFFF"/>
            </w:rPr>
          </w:rPrChange>
        </w:rPr>
        <w:t xml:space="preserve">a healthy dose of content or the best content on </w:t>
      </w:r>
      <w:ins w:id="261" w:author="Nirav" w:date="2019-07-18T00:04:00Z">
        <w:r w:rsidR="003D260F" w:rsidRPr="00FA57B8">
          <w:rPr>
            <w:rFonts w:ascii="Centaur" w:hAnsi="Centaur"/>
            <w:sz w:val="28"/>
            <w:szCs w:val="28"/>
            <w:shd w:val="clear" w:color="auto" w:fill="FFFFFF"/>
            <w:rPrChange w:id="262" w:author="Nirav" w:date="2019-07-18T12:28:00Z">
              <w:rPr>
                <w:rFonts w:ascii="Adobe Garamond Pro" w:hAnsi="Adobe Garamond Pro"/>
                <w:sz w:val="26"/>
                <w:szCs w:val="26"/>
                <w:shd w:val="clear" w:color="auto" w:fill="FFFFFF"/>
              </w:rPr>
            </w:rPrChange>
          </w:rPr>
          <w:t xml:space="preserve">the </w:t>
        </w:r>
      </w:ins>
      <w:r w:rsidRPr="00FA57B8">
        <w:rPr>
          <w:rFonts w:ascii="Centaur" w:hAnsi="Centaur"/>
          <w:sz w:val="28"/>
          <w:szCs w:val="28"/>
          <w:shd w:val="clear" w:color="auto" w:fill="FFFFFF"/>
          <w:rPrChange w:id="263" w:author="Nirav" w:date="2019-07-18T12:28:00Z">
            <w:rPr>
              <w:rFonts w:ascii="Adobe Garamond Pro" w:hAnsi="Adobe Garamond Pro"/>
              <w:sz w:val="26"/>
              <w:szCs w:val="26"/>
              <w:shd w:val="clear" w:color="auto" w:fill="FFFFFF"/>
            </w:rPr>
          </w:rPrChange>
        </w:rPr>
        <w:t xml:space="preserve">site, </w:t>
      </w:r>
      <w:del w:id="264" w:author="Nirav" w:date="2019-07-18T00:05:00Z">
        <w:r w:rsidRPr="00FA57B8" w:rsidDel="005C00EF">
          <w:rPr>
            <w:rFonts w:ascii="Centaur" w:hAnsi="Centaur"/>
            <w:sz w:val="28"/>
            <w:szCs w:val="28"/>
            <w:shd w:val="clear" w:color="auto" w:fill="FFFFFF"/>
            <w:rPrChange w:id="265" w:author="Nirav" w:date="2019-07-18T12:28:00Z">
              <w:rPr>
                <w:rFonts w:ascii="Adobe Garamond Pro" w:hAnsi="Adobe Garamond Pro"/>
                <w:sz w:val="26"/>
                <w:szCs w:val="26"/>
                <w:shd w:val="clear" w:color="auto" w:fill="FFFFFF"/>
              </w:rPr>
            </w:rPrChange>
          </w:rPr>
          <w:delText xml:space="preserve">because the only thing that matters </w:delText>
        </w:r>
      </w:del>
      <w:ins w:id="266" w:author="Nirav" w:date="2019-07-18T00:05:00Z">
        <w:r w:rsidR="005C00EF" w:rsidRPr="00FA57B8">
          <w:rPr>
            <w:rFonts w:ascii="Centaur" w:hAnsi="Centaur"/>
            <w:sz w:val="28"/>
            <w:szCs w:val="28"/>
            <w:shd w:val="clear" w:color="auto" w:fill="FFFFFF"/>
            <w:rPrChange w:id="267" w:author="Nirav" w:date="2019-07-18T12:28:00Z">
              <w:rPr>
                <w:rFonts w:ascii="Adobe Garamond Pro" w:hAnsi="Adobe Garamond Pro"/>
                <w:sz w:val="26"/>
                <w:szCs w:val="26"/>
                <w:shd w:val="clear" w:color="auto" w:fill="FFFFFF"/>
              </w:rPr>
            </w:rPrChange>
          </w:rPr>
          <w:t>but</w:t>
        </w:r>
      </w:ins>
      <w:ins w:id="268" w:author="Nirav" w:date="2019-07-18T13:01:00Z">
        <w:r w:rsidR="0077160B">
          <w:rPr>
            <w:rFonts w:ascii="Centaur" w:hAnsi="Centaur"/>
            <w:sz w:val="28"/>
            <w:szCs w:val="28"/>
            <w:shd w:val="clear" w:color="auto" w:fill="FFFFFF"/>
          </w:rPr>
          <w:t xml:space="preserve"> rather</w:t>
        </w:r>
      </w:ins>
      <w:ins w:id="269" w:author="Nirav" w:date="2019-07-18T00:05:00Z">
        <w:r w:rsidR="005C00EF" w:rsidRPr="00FA57B8">
          <w:rPr>
            <w:rFonts w:ascii="Centaur" w:hAnsi="Centaur"/>
            <w:sz w:val="28"/>
            <w:szCs w:val="28"/>
            <w:shd w:val="clear" w:color="auto" w:fill="FFFFFF"/>
            <w:rPrChange w:id="270" w:author="Nirav" w:date="2019-07-18T12:28:00Z">
              <w:rPr>
                <w:rFonts w:ascii="Adobe Garamond Pro" w:hAnsi="Adobe Garamond Pro"/>
                <w:sz w:val="26"/>
                <w:szCs w:val="26"/>
                <w:shd w:val="clear" w:color="auto" w:fill="FFFFFF"/>
              </w:rPr>
            </w:rPrChange>
          </w:rPr>
          <w:t xml:space="preserve"> the content that is statistically guaranteed to engage you f</w:t>
        </w:r>
      </w:ins>
      <w:ins w:id="271" w:author="Nirav" w:date="2019-07-18T00:06:00Z">
        <w:r w:rsidR="005C00EF" w:rsidRPr="00FA57B8">
          <w:rPr>
            <w:rFonts w:ascii="Centaur" w:hAnsi="Centaur"/>
            <w:sz w:val="28"/>
            <w:szCs w:val="28"/>
            <w:shd w:val="clear" w:color="auto" w:fill="FFFFFF"/>
            <w:rPrChange w:id="272" w:author="Nirav" w:date="2019-07-18T12:28:00Z">
              <w:rPr>
                <w:rFonts w:ascii="Adobe Garamond Pro" w:hAnsi="Adobe Garamond Pro"/>
                <w:sz w:val="26"/>
                <w:szCs w:val="26"/>
                <w:shd w:val="clear" w:color="auto" w:fill="FFFFFF"/>
              </w:rPr>
            </w:rPrChange>
          </w:rPr>
          <w:t>or longer</w:t>
        </w:r>
      </w:ins>
      <w:del w:id="273" w:author="Nirav" w:date="2019-07-18T00:05:00Z">
        <w:r w:rsidRPr="00FA57B8" w:rsidDel="005C00EF">
          <w:rPr>
            <w:rFonts w:ascii="Centaur" w:hAnsi="Centaur"/>
            <w:sz w:val="28"/>
            <w:szCs w:val="28"/>
            <w:shd w:val="clear" w:color="auto" w:fill="FFFFFF"/>
            <w:rPrChange w:id="274" w:author="Nirav" w:date="2019-07-18T12:28:00Z">
              <w:rPr>
                <w:rFonts w:ascii="Adobe Garamond Pro" w:hAnsi="Adobe Garamond Pro"/>
                <w:sz w:val="26"/>
                <w:szCs w:val="26"/>
                <w:shd w:val="clear" w:color="auto" w:fill="FFFFFF"/>
              </w:rPr>
            </w:rPrChange>
          </w:rPr>
          <w:delText>is your engagement and nothing else</w:delText>
        </w:r>
      </w:del>
      <w:r w:rsidRPr="00FA57B8">
        <w:rPr>
          <w:rFonts w:ascii="Centaur" w:hAnsi="Centaur"/>
          <w:sz w:val="28"/>
          <w:szCs w:val="28"/>
          <w:shd w:val="clear" w:color="auto" w:fill="FFFFFF"/>
          <w:rPrChange w:id="275" w:author="Nirav" w:date="2019-07-18T12:28:00Z">
            <w:rPr>
              <w:rFonts w:ascii="Adobe Garamond Pro" w:hAnsi="Adobe Garamond Pro"/>
              <w:sz w:val="26"/>
              <w:szCs w:val="26"/>
              <w:shd w:val="clear" w:color="auto" w:fill="FFFFFF"/>
            </w:rPr>
          </w:rPrChange>
        </w:rPr>
        <w:t xml:space="preserve">. </w:t>
      </w:r>
    </w:p>
    <w:p w14:paraId="46040A90" w14:textId="77777777" w:rsidR="00084A72" w:rsidRPr="00FA57B8" w:rsidRDefault="00084A72">
      <w:pPr>
        <w:rPr>
          <w:ins w:id="276" w:author="Nirav" w:date="2019-07-18T10:19:00Z"/>
          <w:rFonts w:ascii="Centaur" w:hAnsi="Centaur"/>
          <w:sz w:val="28"/>
          <w:szCs w:val="28"/>
          <w:shd w:val="clear" w:color="auto" w:fill="FFFFFF"/>
          <w:rPrChange w:id="277" w:author="Nirav" w:date="2019-07-18T12:28:00Z">
            <w:rPr>
              <w:ins w:id="278" w:author="Nirav" w:date="2019-07-18T10:19:00Z"/>
              <w:rFonts w:ascii="Adobe Garamond Pro" w:hAnsi="Adobe Garamond Pro"/>
              <w:sz w:val="26"/>
              <w:szCs w:val="26"/>
              <w:shd w:val="clear" w:color="auto" w:fill="FFFFFF"/>
            </w:rPr>
          </w:rPrChange>
        </w:rPr>
      </w:pPr>
      <w:ins w:id="279" w:author="Nirav" w:date="2019-07-18T10:19:00Z">
        <w:r w:rsidRPr="00FA57B8">
          <w:rPr>
            <w:rFonts w:ascii="Centaur" w:hAnsi="Centaur"/>
            <w:sz w:val="28"/>
            <w:szCs w:val="28"/>
            <w:shd w:val="clear" w:color="auto" w:fill="FFFFFF"/>
            <w:rPrChange w:id="280" w:author="Nirav" w:date="2019-07-18T12:28:00Z">
              <w:rPr>
                <w:rFonts w:ascii="Adobe Garamond Pro" w:hAnsi="Adobe Garamond Pro"/>
                <w:sz w:val="26"/>
                <w:szCs w:val="26"/>
                <w:shd w:val="clear" w:color="auto" w:fill="FFFFFF"/>
              </w:rPr>
            </w:rPrChange>
          </w:rPr>
          <w:br w:type="page"/>
        </w:r>
      </w:ins>
    </w:p>
    <w:p w14:paraId="1CC2A019" w14:textId="77777777" w:rsidR="005C00EF" w:rsidRPr="00FA57B8" w:rsidRDefault="00231886" w:rsidP="00231886">
      <w:pPr>
        <w:jc w:val="both"/>
        <w:rPr>
          <w:ins w:id="281" w:author="Nirav" w:date="2019-07-18T00:07:00Z"/>
          <w:rFonts w:ascii="Centaur" w:hAnsi="Centaur"/>
          <w:sz w:val="28"/>
          <w:szCs w:val="28"/>
          <w:shd w:val="clear" w:color="auto" w:fill="FFFFFF"/>
          <w:rPrChange w:id="282" w:author="Nirav" w:date="2019-07-18T12:28:00Z">
            <w:rPr>
              <w:ins w:id="283" w:author="Nirav" w:date="2019-07-18T00:07:00Z"/>
              <w:rFonts w:ascii="Adobe Garamond Pro" w:hAnsi="Adobe Garamond Pro"/>
              <w:sz w:val="26"/>
              <w:szCs w:val="26"/>
              <w:shd w:val="clear" w:color="auto" w:fill="FFFFFF"/>
            </w:rPr>
          </w:rPrChange>
        </w:rPr>
      </w:pPr>
      <w:r w:rsidRPr="00FA57B8">
        <w:rPr>
          <w:rFonts w:ascii="Centaur" w:hAnsi="Centaur"/>
          <w:b/>
          <w:bCs/>
          <w:sz w:val="28"/>
          <w:szCs w:val="28"/>
          <w:shd w:val="clear" w:color="auto" w:fill="FFFFFF"/>
          <w:rPrChange w:id="284" w:author="Nirav" w:date="2019-07-18T12:28:00Z">
            <w:rPr>
              <w:rFonts w:ascii="Adobe Garamond Pro" w:hAnsi="Adobe Garamond Pro"/>
              <w:sz w:val="26"/>
              <w:szCs w:val="26"/>
              <w:shd w:val="clear" w:color="auto" w:fill="FFFFFF"/>
            </w:rPr>
          </w:rPrChange>
        </w:rPr>
        <w:lastRenderedPageBreak/>
        <w:t>The Problem</w:t>
      </w:r>
      <w:r w:rsidRPr="00FA57B8">
        <w:rPr>
          <w:rFonts w:ascii="Centaur" w:hAnsi="Centaur"/>
          <w:sz w:val="28"/>
          <w:szCs w:val="28"/>
          <w:shd w:val="clear" w:color="auto" w:fill="FFFFFF"/>
          <w:rPrChange w:id="285" w:author="Nirav" w:date="2019-07-18T12:28:00Z">
            <w:rPr>
              <w:rFonts w:ascii="Adobe Garamond Pro" w:hAnsi="Adobe Garamond Pro"/>
              <w:sz w:val="26"/>
              <w:szCs w:val="26"/>
              <w:shd w:val="clear" w:color="auto" w:fill="FFFFFF"/>
            </w:rPr>
          </w:rPrChange>
        </w:rPr>
        <w:t xml:space="preserve"> </w:t>
      </w:r>
    </w:p>
    <w:p w14:paraId="02C9B57B" w14:textId="77777777" w:rsidR="0077160B" w:rsidRDefault="00231886" w:rsidP="00231886">
      <w:pPr>
        <w:jc w:val="both"/>
        <w:rPr>
          <w:ins w:id="286" w:author="Nirav" w:date="2019-07-18T13:03:00Z"/>
          <w:rFonts w:ascii="Centaur" w:hAnsi="Centaur"/>
          <w:sz w:val="28"/>
          <w:szCs w:val="28"/>
          <w:shd w:val="clear" w:color="auto" w:fill="FFFFFF"/>
        </w:rPr>
      </w:pPr>
      <w:r w:rsidRPr="00FA57B8">
        <w:rPr>
          <w:rFonts w:ascii="Centaur" w:hAnsi="Centaur"/>
          <w:sz w:val="28"/>
          <w:szCs w:val="28"/>
          <w:shd w:val="clear" w:color="auto" w:fill="FFFFFF"/>
          <w:rPrChange w:id="287" w:author="Nirav" w:date="2019-07-18T12:28:00Z">
            <w:rPr>
              <w:rFonts w:ascii="Adobe Garamond Pro" w:hAnsi="Adobe Garamond Pro"/>
              <w:sz w:val="26"/>
              <w:szCs w:val="26"/>
              <w:shd w:val="clear" w:color="auto" w:fill="FFFFFF"/>
            </w:rPr>
          </w:rPrChange>
        </w:rPr>
        <w:t xml:space="preserve">So now is the time you question the need for this article. You might be </w:t>
      </w:r>
      <w:del w:id="288" w:author="Nirav" w:date="2019-07-18T13:02:00Z">
        <w:r w:rsidRPr="00FA57B8" w:rsidDel="0077160B">
          <w:rPr>
            <w:rFonts w:ascii="Centaur" w:hAnsi="Centaur"/>
            <w:sz w:val="28"/>
            <w:szCs w:val="28"/>
            <w:shd w:val="clear" w:color="auto" w:fill="FFFFFF"/>
            <w:rPrChange w:id="289" w:author="Nirav" w:date="2019-07-18T12:28:00Z">
              <w:rPr>
                <w:rFonts w:ascii="Adobe Garamond Pro" w:hAnsi="Adobe Garamond Pro"/>
                <w:sz w:val="26"/>
                <w:szCs w:val="26"/>
                <w:shd w:val="clear" w:color="auto" w:fill="FFFFFF"/>
              </w:rPr>
            </w:rPrChange>
          </w:rPr>
          <w:delText xml:space="preserve">thinking </w:delText>
        </w:r>
      </w:del>
      <w:ins w:id="290" w:author="Nirav" w:date="2019-07-18T13:02:00Z">
        <w:r w:rsidR="0077160B">
          <w:rPr>
            <w:rFonts w:ascii="Centaur" w:hAnsi="Centaur"/>
            <w:sz w:val="28"/>
            <w:szCs w:val="28"/>
            <w:shd w:val="clear" w:color="auto" w:fill="FFFFFF"/>
          </w:rPr>
          <w:t xml:space="preserve">asking: </w:t>
        </w:r>
      </w:ins>
      <w:r w:rsidRPr="00FA57B8">
        <w:rPr>
          <w:rFonts w:ascii="Centaur" w:hAnsi="Centaur"/>
          <w:sz w:val="28"/>
          <w:szCs w:val="28"/>
          <w:shd w:val="clear" w:color="auto" w:fill="FFFFFF"/>
          <w:rPrChange w:id="291" w:author="Nirav" w:date="2019-07-18T12:28:00Z">
            <w:rPr>
              <w:rFonts w:ascii="Adobe Garamond Pro" w:hAnsi="Adobe Garamond Pro"/>
              <w:sz w:val="26"/>
              <w:szCs w:val="26"/>
              <w:shd w:val="clear" w:color="auto" w:fill="FFFFFF"/>
            </w:rPr>
          </w:rPrChange>
        </w:rPr>
        <w:t xml:space="preserve">when </w:t>
      </w:r>
      <w:ins w:id="292" w:author="Nirav" w:date="2019-07-18T13:01:00Z">
        <w:r w:rsidR="0077160B">
          <w:rPr>
            <w:rFonts w:ascii="Centaur" w:hAnsi="Centaur"/>
            <w:sz w:val="28"/>
            <w:szCs w:val="28"/>
            <w:shd w:val="clear" w:color="auto" w:fill="FFFFFF"/>
          </w:rPr>
          <w:t xml:space="preserve">you </w:t>
        </w:r>
      </w:ins>
      <w:del w:id="293" w:author="Nirav" w:date="2019-07-18T09:27:00Z">
        <w:r w:rsidRPr="00FA57B8" w:rsidDel="009B0B8F">
          <w:rPr>
            <w:rFonts w:ascii="Centaur" w:hAnsi="Centaur"/>
            <w:sz w:val="28"/>
            <w:szCs w:val="28"/>
            <w:shd w:val="clear" w:color="auto" w:fill="FFFFFF"/>
            <w:rPrChange w:id="294" w:author="Nirav" w:date="2019-07-18T12:28:00Z">
              <w:rPr>
                <w:rFonts w:ascii="Adobe Garamond Pro" w:hAnsi="Adobe Garamond Pro"/>
                <w:sz w:val="26"/>
                <w:szCs w:val="26"/>
                <w:shd w:val="clear" w:color="auto" w:fill="FFFFFF"/>
              </w:rPr>
            </w:rPrChange>
          </w:rPr>
          <w:delText xml:space="preserve">I am in my </w:delText>
        </w:r>
      </w:del>
      <w:ins w:id="295" w:author="Nirav" w:date="2019-07-18T09:27:00Z">
        <w:r w:rsidR="009B0B8F" w:rsidRPr="00FA57B8">
          <w:rPr>
            <w:rFonts w:ascii="Centaur" w:hAnsi="Centaur"/>
            <w:sz w:val="28"/>
            <w:szCs w:val="28"/>
            <w:shd w:val="clear" w:color="auto" w:fill="FFFFFF"/>
            <w:rPrChange w:id="296" w:author="Nirav" w:date="2019-07-18T12:28:00Z">
              <w:rPr>
                <w:rFonts w:ascii="Adobe Garamond Pro" w:hAnsi="Adobe Garamond Pro"/>
                <w:sz w:val="26"/>
                <w:szCs w:val="26"/>
                <w:shd w:val="clear" w:color="auto" w:fill="FFFFFF"/>
              </w:rPr>
            </w:rPrChange>
          </w:rPr>
          <w:t xml:space="preserve">have taken a </w:t>
        </w:r>
      </w:ins>
      <w:r w:rsidRPr="00FA57B8">
        <w:rPr>
          <w:rFonts w:ascii="Centaur" w:hAnsi="Centaur"/>
          <w:sz w:val="28"/>
          <w:szCs w:val="28"/>
          <w:shd w:val="clear" w:color="auto" w:fill="FFFFFF"/>
          <w:rPrChange w:id="297" w:author="Nirav" w:date="2019-07-18T12:28:00Z">
            <w:rPr>
              <w:rFonts w:ascii="Adobe Garamond Pro" w:hAnsi="Adobe Garamond Pro"/>
              <w:sz w:val="26"/>
              <w:szCs w:val="26"/>
              <w:shd w:val="clear" w:color="auto" w:fill="FFFFFF"/>
            </w:rPr>
          </w:rPrChange>
        </w:rPr>
        <w:t xml:space="preserve">break and want to refresh </w:t>
      </w:r>
      <w:del w:id="298" w:author="Nirav" w:date="2019-07-18T13:01:00Z">
        <w:r w:rsidRPr="00FA57B8" w:rsidDel="0077160B">
          <w:rPr>
            <w:rFonts w:ascii="Centaur" w:hAnsi="Centaur"/>
            <w:sz w:val="28"/>
            <w:szCs w:val="28"/>
            <w:shd w:val="clear" w:color="auto" w:fill="FFFFFF"/>
            <w:rPrChange w:id="299" w:author="Nirav" w:date="2019-07-18T12:28:00Z">
              <w:rPr>
                <w:rFonts w:ascii="Adobe Garamond Pro" w:hAnsi="Adobe Garamond Pro"/>
                <w:sz w:val="26"/>
                <w:szCs w:val="26"/>
                <w:shd w:val="clear" w:color="auto" w:fill="FFFFFF"/>
              </w:rPr>
            </w:rPrChange>
          </w:rPr>
          <w:delText xml:space="preserve">my </w:delText>
        </w:r>
      </w:del>
      <w:ins w:id="300" w:author="Nirav" w:date="2019-07-18T13:01:00Z">
        <w:r w:rsidR="0077160B">
          <w:rPr>
            <w:rFonts w:ascii="Centaur" w:hAnsi="Centaur"/>
            <w:sz w:val="28"/>
            <w:szCs w:val="28"/>
            <w:shd w:val="clear" w:color="auto" w:fill="FFFFFF"/>
          </w:rPr>
          <w:t>you</w:t>
        </w:r>
      </w:ins>
      <w:ins w:id="301" w:author="Nirav" w:date="2019-07-18T13:02:00Z">
        <w:r w:rsidR="0077160B">
          <w:rPr>
            <w:rFonts w:ascii="Centaur" w:hAnsi="Centaur"/>
            <w:sz w:val="28"/>
            <w:szCs w:val="28"/>
            <w:shd w:val="clear" w:color="auto" w:fill="FFFFFF"/>
          </w:rPr>
          <w:t>r</w:t>
        </w:r>
      </w:ins>
      <w:ins w:id="302" w:author="Nirav" w:date="2019-07-18T13:01:00Z">
        <w:r w:rsidR="0077160B">
          <w:rPr>
            <w:rFonts w:ascii="Centaur" w:hAnsi="Centaur"/>
            <w:sz w:val="28"/>
            <w:szCs w:val="28"/>
            <w:shd w:val="clear" w:color="auto" w:fill="FFFFFF"/>
          </w:rPr>
          <w:t xml:space="preserve"> </w:t>
        </w:r>
      </w:ins>
      <w:r w:rsidRPr="00FA57B8">
        <w:rPr>
          <w:rFonts w:ascii="Centaur" w:hAnsi="Centaur"/>
          <w:sz w:val="28"/>
          <w:szCs w:val="28"/>
          <w:shd w:val="clear" w:color="auto" w:fill="FFFFFF"/>
          <w:rPrChange w:id="303" w:author="Nirav" w:date="2019-07-18T12:28:00Z">
            <w:rPr>
              <w:rFonts w:ascii="Adobe Garamond Pro" w:hAnsi="Adobe Garamond Pro"/>
              <w:sz w:val="26"/>
              <w:szCs w:val="26"/>
              <w:shd w:val="clear" w:color="auto" w:fill="FFFFFF"/>
            </w:rPr>
          </w:rPrChange>
        </w:rPr>
        <w:t>mind</w:t>
      </w:r>
      <w:ins w:id="304" w:author="Nirav" w:date="2019-07-18T13:02:00Z">
        <w:r w:rsidR="0077160B">
          <w:rPr>
            <w:rFonts w:ascii="Centaur" w:hAnsi="Centaur"/>
            <w:sz w:val="28"/>
            <w:szCs w:val="28"/>
            <w:shd w:val="clear" w:color="auto" w:fill="FFFFFF"/>
          </w:rPr>
          <w:t>,</w:t>
        </w:r>
      </w:ins>
      <w:r w:rsidRPr="00FA57B8">
        <w:rPr>
          <w:rFonts w:ascii="Centaur" w:hAnsi="Centaur"/>
          <w:sz w:val="28"/>
          <w:szCs w:val="28"/>
          <w:shd w:val="clear" w:color="auto" w:fill="FFFFFF"/>
          <w:rPrChange w:id="305" w:author="Nirav" w:date="2019-07-18T12:28:00Z">
            <w:rPr>
              <w:rFonts w:ascii="Adobe Garamond Pro" w:hAnsi="Adobe Garamond Pro"/>
              <w:sz w:val="26"/>
              <w:szCs w:val="26"/>
              <w:shd w:val="clear" w:color="auto" w:fill="FFFFFF"/>
            </w:rPr>
          </w:rPrChange>
        </w:rPr>
        <w:t xml:space="preserve"> why shouldn't </w:t>
      </w:r>
      <w:del w:id="306" w:author="Nirav" w:date="2019-07-18T13:02:00Z">
        <w:r w:rsidRPr="00FA57B8" w:rsidDel="0077160B">
          <w:rPr>
            <w:rFonts w:ascii="Centaur" w:hAnsi="Centaur"/>
            <w:sz w:val="28"/>
            <w:szCs w:val="28"/>
            <w:shd w:val="clear" w:color="auto" w:fill="FFFFFF"/>
            <w:rPrChange w:id="307" w:author="Nirav" w:date="2019-07-18T12:28:00Z">
              <w:rPr>
                <w:rFonts w:ascii="Adobe Garamond Pro" w:hAnsi="Adobe Garamond Pro"/>
                <w:sz w:val="26"/>
                <w:szCs w:val="26"/>
                <w:shd w:val="clear" w:color="auto" w:fill="FFFFFF"/>
              </w:rPr>
            </w:rPrChange>
          </w:rPr>
          <w:delText xml:space="preserve">I </w:delText>
        </w:r>
      </w:del>
      <w:ins w:id="308" w:author="Nirav" w:date="2019-07-18T13:02:00Z">
        <w:r w:rsidR="0077160B">
          <w:rPr>
            <w:rFonts w:ascii="Centaur" w:hAnsi="Centaur"/>
            <w:sz w:val="28"/>
            <w:szCs w:val="28"/>
            <w:shd w:val="clear" w:color="auto" w:fill="FFFFFF"/>
          </w:rPr>
          <w:t>you</w:t>
        </w:r>
        <w:r w:rsidR="0077160B" w:rsidRPr="00FA57B8">
          <w:rPr>
            <w:rFonts w:ascii="Centaur" w:hAnsi="Centaur"/>
            <w:sz w:val="28"/>
            <w:szCs w:val="28"/>
            <w:shd w:val="clear" w:color="auto" w:fill="FFFFFF"/>
            <w:rPrChange w:id="309"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310" w:author="Nirav" w:date="2019-07-18T12:28:00Z">
            <w:rPr>
              <w:rFonts w:ascii="Adobe Garamond Pro" w:hAnsi="Adobe Garamond Pro"/>
              <w:sz w:val="26"/>
              <w:szCs w:val="26"/>
              <w:shd w:val="clear" w:color="auto" w:fill="FFFFFF"/>
            </w:rPr>
          </w:rPrChange>
        </w:rPr>
        <w:t xml:space="preserve">get </w:t>
      </w:r>
      <w:ins w:id="311" w:author="Nirav" w:date="2019-07-18T09:27:00Z">
        <w:r w:rsidR="009B0B8F" w:rsidRPr="00FA57B8">
          <w:rPr>
            <w:rFonts w:ascii="Centaur" w:hAnsi="Centaur"/>
            <w:sz w:val="28"/>
            <w:szCs w:val="28"/>
            <w:shd w:val="clear" w:color="auto" w:fill="FFFFFF"/>
            <w:rPrChange w:id="312" w:author="Nirav" w:date="2019-07-18T12:28:00Z">
              <w:rPr>
                <w:rFonts w:ascii="Adobe Garamond Pro" w:hAnsi="Adobe Garamond Pro"/>
                <w:sz w:val="26"/>
                <w:szCs w:val="26"/>
                <w:shd w:val="clear" w:color="auto" w:fill="FFFFFF"/>
              </w:rPr>
            </w:rPrChange>
          </w:rPr>
          <w:t xml:space="preserve">recommended </w:t>
        </w:r>
      </w:ins>
      <w:r w:rsidRPr="00FA57B8">
        <w:rPr>
          <w:rFonts w:ascii="Centaur" w:hAnsi="Centaur"/>
          <w:sz w:val="28"/>
          <w:szCs w:val="28"/>
          <w:shd w:val="clear" w:color="auto" w:fill="FFFFFF"/>
          <w:rPrChange w:id="313" w:author="Nirav" w:date="2019-07-18T12:28:00Z">
            <w:rPr>
              <w:rFonts w:ascii="Adobe Garamond Pro" w:hAnsi="Adobe Garamond Pro"/>
              <w:sz w:val="26"/>
              <w:szCs w:val="26"/>
              <w:shd w:val="clear" w:color="auto" w:fill="FFFFFF"/>
            </w:rPr>
          </w:rPrChange>
        </w:rPr>
        <w:t>the thing</w:t>
      </w:r>
      <w:ins w:id="314" w:author="Nirav" w:date="2019-07-18T09:27:00Z">
        <w:r w:rsidR="009B0B8F" w:rsidRPr="00FA57B8">
          <w:rPr>
            <w:rFonts w:ascii="Centaur" w:hAnsi="Centaur"/>
            <w:sz w:val="28"/>
            <w:szCs w:val="28"/>
            <w:shd w:val="clear" w:color="auto" w:fill="FFFFFF"/>
            <w:rPrChange w:id="315" w:author="Nirav" w:date="2019-07-18T12:28:00Z">
              <w:rPr>
                <w:rFonts w:ascii="Adobe Garamond Pro" w:hAnsi="Adobe Garamond Pro"/>
                <w:sz w:val="26"/>
                <w:szCs w:val="26"/>
                <w:shd w:val="clear" w:color="auto" w:fill="FFFFFF"/>
              </w:rPr>
            </w:rPrChange>
          </w:rPr>
          <w:t>s</w:t>
        </w:r>
      </w:ins>
      <w:r w:rsidRPr="00FA57B8">
        <w:rPr>
          <w:rFonts w:ascii="Centaur" w:hAnsi="Centaur"/>
          <w:sz w:val="28"/>
          <w:szCs w:val="28"/>
          <w:shd w:val="clear" w:color="auto" w:fill="FFFFFF"/>
          <w:rPrChange w:id="316" w:author="Nirav" w:date="2019-07-18T12:28:00Z">
            <w:rPr>
              <w:rFonts w:ascii="Adobe Garamond Pro" w:hAnsi="Adobe Garamond Pro"/>
              <w:sz w:val="26"/>
              <w:szCs w:val="26"/>
              <w:shd w:val="clear" w:color="auto" w:fill="FFFFFF"/>
            </w:rPr>
          </w:rPrChange>
        </w:rPr>
        <w:t xml:space="preserve"> that </w:t>
      </w:r>
      <w:del w:id="317" w:author="Nirav" w:date="2019-07-18T13:02:00Z">
        <w:r w:rsidRPr="00FA57B8" w:rsidDel="0077160B">
          <w:rPr>
            <w:rFonts w:ascii="Centaur" w:hAnsi="Centaur"/>
            <w:sz w:val="28"/>
            <w:szCs w:val="28"/>
            <w:shd w:val="clear" w:color="auto" w:fill="FFFFFF"/>
            <w:rPrChange w:id="318" w:author="Nirav" w:date="2019-07-18T12:28:00Z">
              <w:rPr>
                <w:rFonts w:ascii="Adobe Garamond Pro" w:hAnsi="Adobe Garamond Pro"/>
                <w:sz w:val="26"/>
                <w:szCs w:val="26"/>
                <w:shd w:val="clear" w:color="auto" w:fill="FFFFFF"/>
              </w:rPr>
            </w:rPrChange>
          </w:rPr>
          <w:delText xml:space="preserve">I </w:delText>
        </w:r>
      </w:del>
      <w:ins w:id="319" w:author="Nirav" w:date="2019-07-18T13:02:00Z">
        <w:r w:rsidR="0077160B">
          <w:rPr>
            <w:rFonts w:ascii="Centaur" w:hAnsi="Centaur"/>
            <w:sz w:val="28"/>
            <w:szCs w:val="28"/>
            <w:shd w:val="clear" w:color="auto" w:fill="FFFFFF"/>
          </w:rPr>
          <w:t>you</w:t>
        </w:r>
        <w:r w:rsidR="0077160B" w:rsidRPr="00FA57B8">
          <w:rPr>
            <w:rFonts w:ascii="Centaur" w:hAnsi="Centaur"/>
            <w:sz w:val="28"/>
            <w:szCs w:val="28"/>
            <w:shd w:val="clear" w:color="auto" w:fill="FFFFFF"/>
            <w:rPrChange w:id="320" w:author="Nirav" w:date="2019-07-18T12:28:00Z">
              <w:rPr>
                <w:rFonts w:ascii="Adobe Garamond Pro" w:hAnsi="Adobe Garamond Pro"/>
                <w:sz w:val="26"/>
                <w:szCs w:val="26"/>
                <w:shd w:val="clear" w:color="auto" w:fill="FFFFFF"/>
              </w:rPr>
            </w:rPrChange>
          </w:rPr>
          <w:t xml:space="preserve"> </w:t>
        </w:r>
      </w:ins>
      <w:del w:id="321" w:author="Nirav" w:date="2019-07-18T13:02:00Z">
        <w:r w:rsidRPr="00FA57B8" w:rsidDel="0077160B">
          <w:rPr>
            <w:rFonts w:ascii="Centaur" w:hAnsi="Centaur"/>
            <w:sz w:val="28"/>
            <w:szCs w:val="28"/>
            <w:shd w:val="clear" w:color="auto" w:fill="FFFFFF"/>
            <w:rPrChange w:id="322" w:author="Nirav" w:date="2019-07-18T12:28:00Z">
              <w:rPr>
                <w:rFonts w:ascii="Adobe Garamond Pro" w:hAnsi="Adobe Garamond Pro"/>
                <w:sz w:val="26"/>
                <w:szCs w:val="26"/>
                <w:shd w:val="clear" w:color="auto" w:fill="FFFFFF"/>
              </w:rPr>
            </w:rPrChange>
          </w:rPr>
          <w:delText xml:space="preserve">would </w:delText>
        </w:r>
      </w:del>
      <w:ins w:id="323" w:author="Nirav" w:date="2019-07-18T13:02:00Z">
        <w:r w:rsidR="0077160B">
          <w:rPr>
            <w:rFonts w:ascii="Centaur" w:hAnsi="Centaur"/>
            <w:sz w:val="28"/>
            <w:szCs w:val="28"/>
            <w:shd w:val="clear" w:color="auto" w:fill="FFFFFF"/>
          </w:rPr>
          <w:t xml:space="preserve">like </w:t>
        </w:r>
      </w:ins>
      <w:ins w:id="324" w:author="Nirav" w:date="2019-07-18T09:27:00Z">
        <w:r w:rsidR="009B0B8F" w:rsidRPr="00FA57B8">
          <w:rPr>
            <w:rFonts w:ascii="Centaur" w:hAnsi="Centaur"/>
            <w:sz w:val="28"/>
            <w:szCs w:val="28"/>
            <w:shd w:val="clear" w:color="auto" w:fill="FFFFFF"/>
            <w:rPrChange w:id="325" w:author="Nirav" w:date="2019-07-18T12:28:00Z">
              <w:rPr>
                <w:rFonts w:ascii="Adobe Garamond Pro" w:hAnsi="Adobe Garamond Pro"/>
                <w:sz w:val="26"/>
                <w:szCs w:val="26"/>
                <w:shd w:val="clear" w:color="auto" w:fill="FFFFFF"/>
              </w:rPr>
            </w:rPrChange>
          </w:rPr>
          <w:t xml:space="preserve">to </w:t>
        </w:r>
      </w:ins>
      <w:r w:rsidRPr="00FA57B8">
        <w:rPr>
          <w:rFonts w:ascii="Centaur" w:hAnsi="Centaur"/>
          <w:sz w:val="28"/>
          <w:szCs w:val="28"/>
          <w:shd w:val="clear" w:color="auto" w:fill="FFFFFF"/>
          <w:rPrChange w:id="326" w:author="Nirav" w:date="2019-07-18T12:28:00Z">
            <w:rPr>
              <w:rFonts w:ascii="Adobe Garamond Pro" w:hAnsi="Adobe Garamond Pro"/>
              <w:sz w:val="26"/>
              <w:szCs w:val="26"/>
              <w:shd w:val="clear" w:color="auto" w:fill="FFFFFF"/>
            </w:rPr>
          </w:rPrChange>
        </w:rPr>
        <w:t xml:space="preserve">watch? Isn't it a good thing that </w:t>
      </w:r>
      <w:del w:id="327" w:author="Nirav" w:date="2019-07-18T13:02:00Z">
        <w:r w:rsidRPr="00FA57B8" w:rsidDel="0077160B">
          <w:rPr>
            <w:rFonts w:ascii="Centaur" w:hAnsi="Centaur"/>
            <w:sz w:val="28"/>
            <w:szCs w:val="28"/>
            <w:shd w:val="clear" w:color="auto" w:fill="FFFFFF"/>
            <w:rPrChange w:id="328" w:author="Nirav" w:date="2019-07-18T12:28:00Z">
              <w:rPr>
                <w:rFonts w:ascii="Adobe Garamond Pro" w:hAnsi="Adobe Garamond Pro"/>
                <w:sz w:val="26"/>
                <w:szCs w:val="26"/>
                <w:shd w:val="clear" w:color="auto" w:fill="FFFFFF"/>
              </w:rPr>
            </w:rPrChange>
          </w:rPr>
          <w:delText xml:space="preserve">I </w:delText>
        </w:r>
      </w:del>
      <w:ins w:id="329" w:author="Nirav" w:date="2019-07-18T13:02:00Z">
        <w:r w:rsidR="0077160B">
          <w:rPr>
            <w:rFonts w:ascii="Centaur" w:hAnsi="Centaur"/>
            <w:sz w:val="28"/>
            <w:szCs w:val="28"/>
            <w:shd w:val="clear" w:color="auto" w:fill="FFFFFF"/>
          </w:rPr>
          <w:t>you</w:t>
        </w:r>
        <w:r w:rsidR="0077160B" w:rsidRPr="00FA57B8">
          <w:rPr>
            <w:rFonts w:ascii="Centaur" w:hAnsi="Centaur"/>
            <w:sz w:val="28"/>
            <w:szCs w:val="28"/>
            <w:shd w:val="clear" w:color="auto" w:fill="FFFFFF"/>
            <w:rPrChange w:id="330"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331" w:author="Nirav" w:date="2019-07-18T12:28:00Z">
            <w:rPr>
              <w:rFonts w:ascii="Adobe Garamond Pro" w:hAnsi="Adobe Garamond Pro"/>
              <w:sz w:val="26"/>
              <w:szCs w:val="26"/>
              <w:shd w:val="clear" w:color="auto" w:fill="FFFFFF"/>
            </w:rPr>
          </w:rPrChange>
        </w:rPr>
        <w:t xml:space="preserve">get things that </w:t>
      </w:r>
      <w:del w:id="332" w:author="Nirav" w:date="2019-07-18T13:02:00Z">
        <w:r w:rsidRPr="00FA57B8" w:rsidDel="0077160B">
          <w:rPr>
            <w:rFonts w:ascii="Centaur" w:hAnsi="Centaur"/>
            <w:sz w:val="28"/>
            <w:szCs w:val="28"/>
            <w:shd w:val="clear" w:color="auto" w:fill="FFFFFF"/>
            <w:rPrChange w:id="333" w:author="Nirav" w:date="2019-07-18T12:28:00Z">
              <w:rPr>
                <w:rFonts w:ascii="Adobe Garamond Pro" w:hAnsi="Adobe Garamond Pro"/>
                <w:sz w:val="26"/>
                <w:szCs w:val="26"/>
                <w:shd w:val="clear" w:color="auto" w:fill="FFFFFF"/>
              </w:rPr>
            </w:rPrChange>
          </w:rPr>
          <w:delText xml:space="preserve">I </w:delText>
        </w:r>
      </w:del>
      <w:ins w:id="334" w:author="Nirav" w:date="2019-07-18T13:02:00Z">
        <w:r w:rsidR="0077160B">
          <w:rPr>
            <w:rFonts w:ascii="Centaur" w:hAnsi="Centaur"/>
            <w:sz w:val="28"/>
            <w:szCs w:val="28"/>
            <w:shd w:val="clear" w:color="auto" w:fill="FFFFFF"/>
          </w:rPr>
          <w:t>you</w:t>
        </w:r>
        <w:r w:rsidR="0077160B" w:rsidRPr="00FA57B8">
          <w:rPr>
            <w:rFonts w:ascii="Centaur" w:hAnsi="Centaur"/>
            <w:sz w:val="28"/>
            <w:szCs w:val="28"/>
            <w:shd w:val="clear" w:color="auto" w:fill="FFFFFF"/>
            <w:rPrChange w:id="335"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336" w:author="Nirav" w:date="2019-07-18T12:28:00Z">
            <w:rPr>
              <w:rFonts w:ascii="Adobe Garamond Pro" w:hAnsi="Adobe Garamond Pro"/>
              <w:sz w:val="26"/>
              <w:szCs w:val="26"/>
              <w:shd w:val="clear" w:color="auto" w:fill="FFFFFF"/>
            </w:rPr>
          </w:rPrChange>
        </w:rPr>
        <w:t xml:space="preserve">like rather than things </w:t>
      </w:r>
      <w:del w:id="337" w:author="Nirav" w:date="2019-07-18T13:02:00Z">
        <w:r w:rsidRPr="00FA57B8" w:rsidDel="0077160B">
          <w:rPr>
            <w:rFonts w:ascii="Centaur" w:hAnsi="Centaur"/>
            <w:sz w:val="28"/>
            <w:szCs w:val="28"/>
            <w:shd w:val="clear" w:color="auto" w:fill="FFFFFF"/>
            <w:rPrChange w:id="338" w:author="Nirav" w:date="2019-07-18T12:28:00Z">
              <w:rPr>
                <w:rFonts w:ascii="Adobe Garamond Pro" w:hAnsi="Adobe Garamond Pro"/>
                <w:sz w:val="26"/>
                <w:szCs w:val="26"/>
                <w:shd w:val="clear" w:color="auto" w:fill="FFFFFF"/>
              </w:rPr>
            </w:rPrChange>
          </w:rPr>
          <w:delText xml:space="preserve">I </w:delText>
        </w:r>
      </w:del>
      <w:ins w:id="339" w:author="Nirav" w:date="2019-07-18T13:02:00Z">
        <w:r w:rsidR="0077160B">
          <w:rPr>
            <w:rFonts w:ascii="Centaur" w:hAnsi="Centaur"/>
            <w:sz w:val="28"/>
            <w:szCs w:val="28"/>
            <w:shd w:val="clear" w:color="auto" w:fill="FFFFFF"/>
          </w:rPr>
          <w:t>you</w:t>
        </w:r>
        <w:r w:rsidR="0077160B" w:rsidRPr="00FA57B8">
          <w:rPr>
            <w:rFonts w:ascii="Centaur" w:hAnsi="Centaur"/>
            <w:sz w:val="28"/>
            <w:szCs w:val="28"/>
            <w:shd w:val="clear" w:color="auto" w:fill="FFFFFF"/>
            <w:rPrChange w:id="340" w:author="Nirav" w:date="2019-07-18T12:28:00Z">
              <w:rPr>
                <w:rFonts w:ascii="Adobe Garamond Pro" w:hAnsi="Adobe Garamond Pro"/>
                <w:sz w:val="26"/>
                <w:szCs w:val="26"/>
                <w:shd w:val="clear" w:color="auto" w:fill="FFFFFF"/>
              </w:rPr>
            </w:rPrChange>
          </w:rPr>
          <w:t xml:space="preserve"> </w:t>
        </w:r>
      </w:ins>
      <w:del w:id="341" w:author="Nirav" w:date="2019-07-18T13:02:00Z">
        <w:r w:rsidRPr="00FA57B8" w:rsidDel="0077160B">
          <w:rPr>
            <w:rFonts w:ascii="Centaur" w:hAnsi="Centaur"/>
            <w:sz w:val="28"/>
            <w:szCs w:val="28"/>
            <w:shd w:val="clear" w:color="auto" w:fill="FFFFFF"/>
            <w:rPrChange w:id="342" w:author="Nirav" w:date="2019-07-18T12:28:00Z">
              <w:rPr>
                <w:rFonts w:ascii="Adobe Garamond Pro" w:hAnsi="Adobe Garamond Pro"/>
                <w:sz w:val="26"/>
                <w:szCs w:val="26"/>
                <w:shd w:val="clear" w:color="auto" w:fill="FFFFFF"/>
              </w:rPr>
            </w:rPrChange>
          </w:rPr>
          <w:delText>wouldn't like</w:delText>
        </w:r>
      </w:del>
      <w:ins w:id="343" w:author="Nirav" w:date="2019-07-18T13:02:00Z">
        <w:r w:rsidR="0077160B">
          <w:rPr>
            <w:rFonts w:ascii="Centaur" w:hAnsi="Centaur"/>
            <w:sz w:val="28"/>
            <w:szCs w:val="28"/>
            <w:shd w:val="clear" w:color="auto" w:fill="FFFFFF"/>
          </w:rPr>
          <w:t>don’t</w:t>
        </w:r>
      </w:ins>
      <w:r w:rsidRPr="00FA57B8">
        <w:rPr>
          <w:rFonts w:ascii="Centaur" w:hAnsi="Centaur"/>
          <w:sz w:val="28"/>
          <w:szCs w:val="28"/>
          <w:shd w:val="clear" w:color="auto" w:fill="FFFFFF"/>
          <w:rPrChange w:id="344" w:author="Nirav" w:date="2019-07-18T12:28:00Z">
            <w:rPr>
              <w:rFonts w:ascii="Adobe Garamond Pro" w:hAnsi="Adobe Garamond Pro"/>
              <w:sz w:val="26"/>
              <w:szCs w:val="26"/>
              <w:shd w:val="clear" w:color="auto" w:fill="FFFFFF"/>
            </w:rPr>
          </w:rPrChange>
        </w:rPr>
        <w:t xml:space="preserve">? </w:t>
      </w:r>
    </w:p>
    <w:p w14:paraId="50300A25" w14:textId="3F2130C5" w:rsidR="009B0B8F" w:rsidRPr="00FA57B8" w:rsidRDefault="00231886" w:rsidP="00231886">
      <w:pPr>
        <w:jc w:val="both"/>
        <w:rPr>
          <w:ins w:id="345" w:author="Nirav" w:date="2019-07-18T09:51:00Z"/>
          <w:rFonts w:ascii="Centaur" w:hAnsi="Centaur"/>
          <w:sz w:val="28"/>
          <w:szCs w:val="28"/>
          <w:shd w:val="clear" w:color="auto" w:fill="FFFFFF"/>
          <w:rPrChange w:id="346" w:author="Nirav" w:date="2019-07-18T12:28:00Z">
            <w:rPr>
              <w:ins w:id="347" w:author="Nirav" w:date="2019-07-18T09:51:00Z"/>
              <w:rFonts w:ascii="Adobe Garamond Pro" w:hAnsi="Adobe Garamond Pro"/>
              <w:sz w:val="26"/>
              <w:szCs w:val="26"/>
              <w:shd w:val="clear" w:color="auto" w:fill="FFFFFF"/>
            </w:rPr>
          </w:rPrChange>
        </w:rPr>
      </w:pPr>
      <w:r w:rsidRPr="00FA57B8">
        <w:rPr>
          <w:rFonts w:ascii="Centaur" w:hAnsi="Centaur"/>
          <w:sz w:val="28"/>
          <w:szCs w:val="28"/>
          <w:shd w:val="clear" w:color="auto" w:fill="FFFFFF"/>
          <w:rPrChange w:id="348" w:author="Nirav" w:date="2019-07-18T12:28:00Z">
            <w:rPr>
              <w:rFonts w:ascii="Adobe Garamond Pro" w:hAnsi="Adobe Garamond Pro"/>
              <w:sz w:val="26"/>
              <w:szCs w:val="26"/>
              <w:shd w:val="clear" w:color="auto" w:fill="FFFFFF"/>
            </w:rPr>
          </w:rPrChange>
        </w:rPr>
        <w:t>What we must all understand is that social networks or the internet is not a place to chill anymore</w:t>
      </w:r>
      <w:ins w:id="349" w:author="Nirav" w:date="2019-07-18T13:03:00Z">
        <w:r w:rsidR="0077160B">
          <w:rPr>
            <w:rFonts w:ascii="Centaur" w:hAnsi="Centaur"/>
            <w:sz w:val="28"/>
            <w:szCs w:val="28"/>
            <w:shd w:val="clear" w:color="auto" w:fill="FFFFFF"/>
          </w:rPr>
          <w:t>.</w:t>
        </w:r>
      </w:ins>
      <w:r w:rsidRPr="00FA57B8">
        <w:rPr>
          <w:rFonts w:ascii="Centaur" w:hAnsi="Centaur"/>
          <w:sz w:val="28"/>
          <w:szCs w:val="28"/>
          <w:shd w:val="clear" w:color="auto" w:fill="FFFFFF"/>
          <w:rPrChange w:id="350" w:author="Nirav" w:date="2019-07-18T12:28:00Z">
            <w:rPr>
              <w:rFonts w:ascii="Adobe Garamond Pro" w:hAnsi="Adobe Garamond Pro"/>
              <w:sz w:val="26"/>
              <w:szCs w:val="26"/>
              <w:shd w:val="clear" w:color="auto" w:fill="FFFFFF"/>
            </w:rPr>
          </w:rPrChange>
        </w:rPr>
        <w:t xml:space="preserve"> </w:t>
      </w:r>
      <w:del w:id="351" w:author="Nirav" w:date="2019-07-18T13:03:00Z">
        <w:r w:rsidRPr="00FA57B8" w:rsidDel="0077160B">
          <w:rPr>
            <w:rFonts w:ascii="Centaur" w:hAnsi="Centaur"/>
            <w:sz w:val="28"/>
            <w:szCs w:val="28"/>
            <w:shd w:val="clear" w:color="auto" w:fill="FFFFFF"/>
            <w:rPrChange w:id="352" w:author="Nirav" w:date="2019-07-18T12:28:00Z">
              <w:rPr>
                <w:rFonts w:ascii="Adobe Garamond Pro" w:hAnsi="Adobe Garamond Pro"/>
                <w:sz w:val="26"/>
                <w:szCs w:val="26"/>
                <w:shd w:val="clear" w:color="auto" w:fill="FFFFFF"/>
              </w:rPr>
            </w:rPrChange>
          </w:rPr>
          <w:delText xml:space="preserve">it </w:delText>
        </w:r>
      </w:del>
      <w:ins w:id="353" w:author="Nirav" w:date="2019-07-18T13:04:00Z">
        <w:r w:rsidR="0077160B">
          <w:rPr>
            <w:rFonts w:ascii="Centaur" w:hAnsi="Centaur"/>
            <w:sz w:val="28"/>
            <w:szCs w:val="28"/>
            <w:shd w:val="clear" w:color="auto" w:fill="FFFFFF"/>
          </w:rPr>
          <w:t xml:space="preserve">They </w:t>
        </w:r>
      </w:ins>
      <w:del w:id="354" w:author="Nirav" w:date="2019-07-18T13:04:00Z">
        <w:r w:rsidRPr="00FA57B8" w:rsidDel="0077160B">
          <w:rPr>
            <w:rFonts w:ascii="Centaur" w:hAnsi="Centaur"/>
            <w:sz w:val="28"/>
            <w:szCs w:val="28"/>
            <w:shd w:val="clear" w:color="auto" w:fill="FFFFFF"/>
            <w:rPrChange w:id="355" w:author="Nirav" w:date="2019-07-18T12:28:00Z">
              <w:rPr>
                <w:rFonts w:ascii="Adobe Garamond Pro" w:hAnsi="Adobe Garamond Pro"/>
                <w:sz w:val="26"/>
                <w:szCs w:val="26"/>
                <w:shd w:val="clear" w:color="auto" w:fill="FFFFFF"/>
              </w:rPr>
            </w:rPrChange>
          </w:rPr>
          <w:delText xml:space="preserve">is </w:delText>
        </w:r>
      </w:del>
      <w:ins w:id="356" w:author="Nirav" w:date="2019-07-18T13:04:00Z">
        <w:r w:rsidR="0077160B">
          <w:rPr>
            <w:rFonts w:ascii="Centaur" w:hAnsi="Centaur"/>
            <w:sz w:val="28"/>
            <w:szCs w:val="28"/>
            <w:shd w:val="clear" w:color="auto" w:fill="FFFFFF"/>
          </w:rPr>
          <w:t xml:space="preserve">are </w:t>
        </w:r>
      </w:ins>
      <w:r w:rsidRPr="00FA57B8">
        <w:rPr>
          <w:rFonts w:ascii="Centaur" w:hAnsi="Centaur"/>
          <w:sz w:val="28"/>
          <w:szCs w:val="28"/>
          <w:shd w:val="clear" w:color="auto" w:fill="FFFFFF"/>
          <w:rPrChange w:id="357" w:author="Nirav" w:date="2019-07-18T12:28:00Z">
            <w:rPr>
              <w:rFonts w:ascii="Adobe Garamond Pro" w:hAnsi="Adobe Garamond Pro"/>
              <w:sz w:val="26"/>
              <w:szCs w:val="26"/>
              <w:shd w:val="clear" w:color="auto" w:fill="FFFFFF"/>
            </w:rPr>
          </w:rPrChange>
        </w:rPr>
        <w:t>an integral part of our lives</w:t>
      </w:r>
      <w:ins w:id="358" w:author="Nirav" w:date="2019-07-18T13:04:00Z">
        <w:r w:rsidR="0077160B">
          <w:rPr>
            <w:rFonts w:ascii="Centaur" w:hAnsi="Centaur"/>
            <w:sz w:val="28"/>
            <w:szCs w:val="28"/>
            <w:shd w:val="clear" w:color="auto" w:fill="FFFFFF"/>
          </w:rPr>
          <w:t xml:space="preserve">, </w:t>
        </w:r>
      </w:ins>
      <w:del w:id="359" w:author="Nirav" w:date="2019-07-18T13:04:00Z">
        <w:r w:rsidRPr="00FA57B8" w:rsidDel="0077160B">
          <w:rPr>
            <w:rFonts w:ascii="Centaur" w:hAnsi="Centaur"/>
            <w:sz w:val="28"/>
            <w:szCs w:val="28"/>
            <w:shd w:val="clear" w:color="auto" w:fill="FFFFFF"/>
            <w:rPrChange w:id="360" w:author="Nirav" w:date="2019-07-18T12:28:00Z">
              <w:rPr>
                <w:rFonts w:ascii="Adobe Garamond Pro" w:hAnsi="Adobe Garamond Pro"/>
                <w:sz w:val="26"/>
                <w:szCs w:val="26"/>
                <w:shd w:val="clear" w:color="auto" w:fill="FFFFFF"/>
              </w:rPr>
            </w:rPrChange>
          </w:rPr>
          <w:delText xml:space="preserve">. It is </w:delText>
        </w:r>
      </w:del>
      <w:r w:rsidRPr="00FA57B8">
        <w:rPr>
          <w:rFonts w:ascii="Centaur" w:hAnsi="Centaur"/>
          <w:sz w:val="28"/>
          <w:szCs w:val="28"/>
          <w:shd w:val="clear" w:color="auto" w:fill="FFFFFF"/>
          <w:rPrChange w:id="361" w:author="Nirav" w:date="2019-07-18T12:28:00Z">
            <w:rPr>
              <w:rFonts w:ascii="Adobe Garamond Pro" w:hAnsi="Adobe Garamond Pro"/>
              <w:sz w:val="26"/>
              <w:szCs w:val="26"/>
              <w:shd w:val="clear" w:color="auto" w:fill="FFFFFF"/>
            </w:rPr>
          </w:rPrChange>
        </w:rPr>
        <w:t xml:space="preserve">not </w:t>
      </w:r>
      <w:del w:id="362" w:author="Nirav" w:date="2019-07-18T13:04:00Z">
        <w:r w:rsidRPr="00FA57B8" w:rsidDel="0077160B">
          <w:rPr>
            <w:rFonts w:ascii="Centaur" w:hAnsi="Centaur"/>
            <w:sz w:val="28"/>
            <w:szCs w:val="28"/>
            <w:shd w:val="clear" w:color="auto" w:fill="FFFFFF"/>
            <w:rPrChange w:id="363" w:author="Nirav" w:date="2019-07-18T12:28:00Z">
              <w:rPr>
                <w:rFonts w:ascii="Adobe Garamond Pro" w:hAnsi="Adobe Garamond Pro"/>
                <w:sz w:val="26"/>
                <w:szCs w:val="26"/>
                <w:shd w:val="clear" w:color="auto" w:fill="FFFFFF"/>
              </w:rPr>
            </w:rPrChange>
          </w:rPr>
          <w:delText xml:space="preserve">only </w:delText>
        </w:r>
      </w:del>
      <w:ins w:id="364" w:author="Nirav" w:date="2019-07-18T13:04:00Z">
        <w:r w:rsidR="0077160B">
          <w:rPr>
            <w:rFonts w:ascii="Centaur" w:hAnsi="Centaur"/>
            <w:sz w:val="28"/>
            <w:szCs w:val="28"/>
            <w:shd w:val="clear" w:color="auto" w:fill="FFFFFF"/>
          </w:rPr>
          <w:t xml:space="preserve">just </w:t>
        </w:r>
      </w:ins>
      <w:r w:rsidRPr="00FA57B8">
        <w:rPr>
          <w:rFonts w:ascii="Centaur" w:hAnsi="Centaur"/>
          <w:sz w:val="28"/>
          <w:szCs w:val="28"/>
          <w:shd w:val="clear" w:color="auto" w:fill="FFFFFF"/>
          <w:rPrChange w:id="365" w:author="Nirav" w:date="2019-07-18T12:28:00Z">
            <w:rPr>
              <w:rFonts w:ascii="Adobe Garamond Pro" w:hAnsi="Adobe Garamond Pro"/>
              <w:sz w:val="26"/>
              <w:szCs w:val="26"/>
              <w:shd w:val="clear" w:color="auto" w:fill="FFFFFF"/>
            </w:rPr>
          </w:rPrChange>
        </w:rPr>
        <w:t>a medium for entertainment</w:t>
      </w:r>
      <w:del w:id="366" w:author="Nirav" w:date="2019-07-18T13:03:00Z">
        <w:r w:rsidRPr="00FA57B8" w:rsidDel="0077160B">
          <w:rPr>
            <w:rFonts w:ascii="Centaur" w:hAnsi="Centaur"/>
            <w:sz w:val="28"/>
            <w:szCs w:val="28"/>
            <w:shd w:val="clear" w:color="auto" w:fill="FFFFFF"/>
            <w:rPrChange w:id="367" w:author="Nirav" w:date="2019-07-18T12:28:00Z">
              <w:rPr>
                <w:rFonts w:ascii="Adobe Garamond Pro" w:hAnsi="Adobe Garamond Pro"/>
                <w:sz w:val="26"/>
                <w:szCs w:val="26"/>
                <w:shd w:val="clear" w:color="auto" w:fill="FFFFFF"/>
              </w:rPr>
            </w:rPrChange>
          </w:rPr>
          <w:delText xml:space="preserve">, </w:delText>
        </w:r>
      </w:del>
      <w:ins w:id="368" w:author="Nirav" w:date="2019-07-18T13:03:00Z">
        <w:r w:rsidR="0077160B">
          <w:rPr>
            <w:rFonts w:ascii="Centaur" w:hAnsi="Centaur"/>
            <w:sz w:val="28"/>
            <w:szCs w:val="28"/>
            <w:shd w:val="clear" w:color="auto" w:fill="FFFFFF"/>
          </w:rPr>
          <w:t>.</w:t>
        </w:r>
        <w:r w:rsidR="0077160B" w:rsidRPr="00FA57B8">
          <w:rPr>
            <w:rFonts w:ascii="Centaur" w:hAnsi="Centaur"/>
            <w:sz w:val="28"/>
            <w:szCs w:val="28"/>
            <w:shd w:val="clear" w:color="auto" w:fill="FFFFFF"/>
            <w:rPrChange w:id="369" w:author="Nirav" w:date="2019-07-18T12:28:00Z">
              <w:rPr>
                <w:rFonts w:ascii="Adobe Garamond Pro" w:hAnsi="Adobe Garamond Pro"/>
                <w:sz w:val="26"/>
                <w:szCs w:val="26"/>
                <w:shd w:val="clear" w:color="auto" w:fill="FFFFFF"/>
              </w:rPr>
            </w:rPrChange>
          </w:rPr>
          <w:t xml:space="preserve"> </w:t>
        </w:r>
      </w:ins>
      <w:del w:id="370" w:author="Nirav" w:date="2019-07-18T13:04:00Z">
        <w:r w:rsidRPr="00FA57B8" w:rsidDel="0077160B">
          <w:rPr>
            <w:rFonts w:ascii="Centaur" w:hAnsi="Centaur"/>
            <w:sz w:val="28"/>
            <w:szCs w:val="28"/>
            <w:shd w:val="clear" w:color="auto" w:fill="FFFFFF"/>
            <w:rPrChange w:id="371" w:author="Nirav" w:date="2019-07-18T12:28:00Z">
              <w:rPr>
                <w:rFonts w:ascii="Adobe Garamond Pro" w:hAnsi="Adobe Garamond Pro"/>
                <w:sz w:val="26"/>
                <w:szCs w:val="26"/>
                <w:shd w:val="clear" w:color="auto" w:fill="FFFFFF"/>
              </w:rPr>
            </w:rPrChange>
          </w:rPr>
          <w:delText xml:space="preserve">today </w:delText>
        </w:r>
      </w:del>
      <w:ins w:id="372" w:author="Nirav" w:date="2019-07-18T13:04:00Z">
        <w:r w:rsidR="0077160B">
          <w:rPr>
            <w:rFonts w:ascii="Centaur" w:hAnsi="Centaur"/>
            <w:sz w:val="28"/>
            <w:szCs w:val="28"/>
            <w:shd w:val="clear" w:color="auto" w:fill="FFFFFF"/>
          </w:rPr>
          <w:t>T</w:t>
        </w:r>
        <w:r w:rsidR="0077160B" w:rsidRPr="00FA57B8">
          <w:rPr>
            <w:rFonts w:ascii="Centaur" w:hAnsi="Centaur"/>
            <w:sz w:val="28"/>
            <w:szCs w:val="28"/>
            <w:shd w:val="clear" w:color="auto" w:fill="FFFFFF"/>
            <w:rPrChange w:id="373" w:author="Nirav" w:date="2019-07-18T12:28:00Z">
              <w:rPr>
                <w:rFonts w:ascii="Adobe Garamond Pro" w:hAnsi="Adobe Garamond Pro"/>
                <w:sz w:val="26"/>
                <w:szCs w:val="26"/>
                <w:shd w:val="clear" w:color="auto" w:fill="FFFFFF"/>
              </w:rPr>
            </w:rPrChange>
          </w:rPr>
          <w:t xml:space="preserve">oday </w:t>
        </w:r>
      </w:ins>
      <w:r w:rsidRPr="00FA57B8">
        <w:rPr>
          <w:rFonts w:ascii="Centaur" w:hAnsi="Centaur"/>
          <w:sz w:val="28"/>
          <w:szCs w:val="28"/>
          <w:shd w:val="clear" w:color="auto" w:fill="FFFFFF"/>
          <w:rPrChange w:id="374" w:author="Nirav" w:date="2019-07-18T12:28:00Z">
            <w:rPr>
              <w:rFonts w:ascii="Adobe Garamond Pro" w:hAnsi="Adobe Garamond Pro"/>
              <w:sz w:val="26"/>
              <w:szCs w:val="26"/>
              <w:shd w:val="clear" w:color="auto" w:fill="FFFFFF"/>
            </w:rPr>
          </w:rPrChange>
        </w:rPr>
        <w:t xml:space="preserve">people use it </w:t>
      </w:r>
      <w:del w:id="375" w:author="Nirav" w:date="2019-07-18T13:04:00Z">
        <w:r w:rsidRPr="00FA57B8" w:rsidDel="0077160B">
          <w:rPr>
            <w:rFonts w:ascii="Centaur" w:hAnsi="Centaur"/>
            <w:sz w:val="28"/>
            <w:szCs w:val="28"/>
            <w:shd w:val="clear" w:color="auto" w:fill="FFFFFF"/>
            <w:rPrChange w:id="376" w:author="Nirav" w:date="2019-07-18T12:28:00Z">
              <w:rPr>
                <w:rFonts w:ascii="Adobe Garamond Pro" w:hAnsi="Adobe Garamond Pro"/>
                <w:sz w:val="26"/>
                <w:szCs w:val="26"/>
                <w:shd w:val="clear" w:color="auto" w:fill="FFFFFF"/>
              </w:rPr>
            </w:rPrChange>
          </w:rPr>
          <w:delText xml:space="preserve">for consuming </w:delText>
        </w:r>
      </w:del>
      <w:ins w:id="377" w:author="Nirav" w:date="2019-07-18T13:04:00Z">
        <w:r w:rsidR="0077160B">
          <w:rPr>
            <w:rFonts w:ascii="Centaur" w:hAnsi="Centaur"/>
            <w:sz w:val="28"/>
            <w:szCs w:val="28"/>
            <w:shd w:val="clear" w:color="auto" w:fill="FFFFFF"/>
          </w:rPr>
          <w:t xml:space="preserve">to consume </w:t>
        </w:r>
      </w:ins>
      <w:r w:rsidRPr="00FA57B8">
        <w:rPr>
          <w:rFonts w:ascii="Centaur" w:hAnsi="Centaur"/>
          <w:sz w:val="28"/>
          <w:szCs w:val="28"/>
          <w:shd w:val="clear" w:color="auto" w:fill="FFFFFF"/>
          <w:rPrChange w:id="378" w:author="Nirav" w:date="2019-07-18T12:28:00Z">
            <w:rPr>
              <w:rFonts w:ascii="Adobe Garamond Pro" w:hAnsi="Adobe Garamond Pro"/>
              <w:sz w:val="26"/>
              <w:szCs w:val="26"/>
              <w:shd w:val="clear" w:color="auto" w:fill="FFFFFF"/>
            </w:rPr>
          </w:rPrChange>
        </w:rPr>
        <w:t>news, gain</w:t>
      </w:r>
      <w:del w:id="379" w:author="Nirav" w:date="2019-07-18T13:04:00Z">
        <w:r w:rsidRPr="00FA57B8" w:rsidDel="0077160B">
          <w:rPr>
            <w:rFonts w:ascii="Centaur" w:hAnsi="Centaur"/>
            <w:sz w:val="28"/>
            <w:szCs w:val="28"/>
            <w:shd w:val="clear" w:color="auto" w:fill="FFFFFF"/>
            <w:rPrChange w:id="380" w:author="Nirav" w:date="2019-07-18T12:28:00Z">
              <w:rPr>
                <w:rFonts w:ascii="Adobe Garamond Pro" w:hAnsi="Adobe Garamond Pro"/>
                <w:sz w:val="26"/>
                <w:szCs w:val="26"/>
                <w:shd w:val="clear" w:color="auto" w:fill="FFFFFF"/>
              </w:rPr>
            </w:rPrChange>
          </w:rPr>
          <w:delText>ing</w:delText>
        </w:r>
      </w:del>
      <w:r w:rsidRPr="00FA57B8">
        <w:rPr>
          <w:rFonts w:ascii="Centaur" w:hAnsi="Centaur"/>
          <w:sz w:val="28"/>
          <w:szCs w:val="28"/>
          <w:shd w:val="clear" w:color="auto" w:fill="FFFFFF"/>
          <w:rPrChange w:id="381" w:author="Nirav" w:date="2019-07-18T12:28:00Z">
            <w:rPr>
              <w:rFonts w:ascii="Adobe Garamond Pro" w:hAnsi="Adobe Garamond Pro"/>
              <w:sz w:val="26"/>
              <w:szCs w:val="26"/>
              <w:shd w:val="clear" w:color="auto" w:fill="FFFFFF"/>
            </w:rPr>
          </w:rPrChange>
        </w:rPr>
        <w:t xml:space="preserve"> information</w:t>
      </w:r>
      <w:ins w:id="382" w:author="Nirav" w:date="2019-07-18T13:05:00Z">
        <w:r w:rsidR="0077160B">
          <w:rPr>
            <w:rFonts w:ascii="Centaur" w:hAnsi="Centaur"/>
            <w:sz w:val="28"/>
            <w:szCs w:val="28"/>
            <w:shd w:val="clear" w:color="auto" w:fill="FFFFFF"/>
          </w:rPr>
          <w:t xml:space="preserve"> </w:t>
        </w:r>
      </w:ins>
      <w:del w:id="383" w:author="Nirav" w:date="2019-07-18T13:05:00Z">
        <w:r w:rsidRPr="00FA57B8" w:rsidDel="0077160B">
          <w:rPr>
            <w:rFonts w:ascii="Centaur" w:hAnsi="Centaur"/>
            <w:sz w:val="28"/>
            <w:szCs w:val="28"/>
            <w:shd w:val="clear" w:color="auto" w:fill="FFFFFF"/>
            <w:rPrChange w:id="384" w:author="Nirav" w:date="2019-07-18T12:28:00Z">
              <w:rPr>
                <w:rFonts w:ascii="Adobe Garamond Pro" w:hAnsi="Adobe Garamond Pro"/>
                <w:sz w:val="26"/>
                <w:szCs w:val="26"/>
                <w:shd w:val="clear" w:color="auto" w:fill="FFFFFF"/>
              </w:rPr>
            </w:rPrChange>
          </w:rPr>
          <w:delText>, and it</w:delText>
        </w:r>
      </w:del>
      <w:ins w:id="385" w:author="Nirav" w:date="2019-07-18T13:05:00Z">
        <w:r w:rsidR="0077160B">
          <w:rPr>
            <w:rFonts w:ascii="Centaur" w:hAnsi="Centaur"/>
            <w:sz w:val="28"/>
            <w:szCs w:val="28"/>
            <w:shd w:val="clear" w:color="auto" w:fill="FFFFFF"/>
          </w:rPr>
          <w:t>The internet</w:t>
        </w:r>
      </w:ins>
      <w:r w:rsidRPr="00FA57B8">
        <w:rPr>
          <w:rFonts w:ascii="Centaur" w:hAnsi="Centaur"/>
          <w:sz w:val="28"/>
          <w:szCs w:val="28"/>
          <w:shd w:val="clear" w:color="auto" w:fill="FFFFFF"/>
          <w:rPrChange w:id="386" w:author="Nirav" w:date="2019-07-18T12:28:00Z">
            <w:rPr>
              <w:rFonts w:ascii="Adobe Garamond Pro" w:hAnsi="Adobe Garamond Pro"/>
              <w:sz w:val="26"/>
              <w:szCs w:val="26"/>
              <w:shd w:val="clear" w:color="auto" w:fill="FFFFFF"/>
            </w:rPr>
          </w:rPrChange>
        </w:rPr>
        <w:t xml:space="preserve"> serves as a key viewpoint </w:t>
      </w:r>
      <w:del w:id="387" w:author="Nirav" w:date="2019-07-18T13:05:00Z">
        <w:r w:rsidRPr="00FA57B8" w:rsidDel="0077160B">
          <w:rPr>
            <w:rFonts w:ascii="Centaur" w:hAnsi="Centaur"/>
            <w:sz w:val="28"/>
            <w:szCs w:val="28"/>
            <w:shd w:val="clear" w:color="auto" w:fill="FFFFFF"/>
            <w:rPrChange w:id="388" w:author="Nirav" w:date="2019-07-18T12:28:00Z">
              <w:rPr>
                <w:rFonts w:ascii="Adobe Garamond Pro" w:hAnsi="Adobe Garamond Pro"/>
                <w:sz w:val="26"/>
                <w:szCs w:val="26"/>
                <w:shd w:val="clear" w:color="auto" w:fill="FFFFFF"/>
              </w:rPr>
            </w:rPrChange>
          </w:rPr>
          <w:delText xml:space="preserve">of </w:delText>
        </w:r>
      </w:del>
      <w:ins w:id="389" w:author="Nirav" w:date="2019-07-18T13:05:00Z">
        <w:r w:rsidR="0077160B">
          <w:rPr>
            <w:rFonts w:ascii="Centaur" w:hAnsi="Centaur"/>
            <w:sz w:val="28"/>
            <w:szCs w:val="28"/>
            <w:shd w:val="clear" w:color="auto" w:fill="FFFFFF"/>
          </w:rPr>
          <w:t>for</w:t>
        </w:r>
        <w:r w:rsidR="0077160B" w:rsidRPr="00FA57B8">
          <w:rPr>
            <w:rFonts w:ascii="Centaur" w:hAnsi="Centaur"/>
            <w:sz w:val="28"/>
            <w:szCs w:val="28"/>
            <w:shd w:val="clear" w:color="auto" w:fill="FFFFFF"/>
            <w:rPrChange w:id="390"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391" w:author="Nirav" w:date="2019-07-18T12:28:00Z">
            <w:rPr>
              <w:rFonts w:ascii="Adobe Garamond Pro" w:hAnsi="Adobe Garamond Pro"/>
              <w:sz w:val="26"/>
              <w:szCs w:val="26"/>
              <w:shd w:val="clear" w:color="auto" w:fill="FFFFFF"/>
            </w:rPr>
          </w:rPrChange>
        </w:rPr>
        <w:t xml:space="preserve">looking at the world. The internet is where we form our opinions and shape our understanding of the world. </w:t>
      </w:r>
      <w:ins w:id="392" w:author="Nirav" w:date="2019-07-18T13:05:00Z">
        <w:r w:rsidR="0077160B">
          <w:rPr>
            <w:rFonts w:ascii="Centaur" w:hAnsi="Centaur"/>
            <w:sz w:val="28"/>
            <w:szCs w:val="28"/>
            <w:shd w:val="clear" w:color="auto" w:fill="FFFFFF"/>
          </w:rPr>
          <w:t xml:space="preserve">The </w:t>
        </w:r>
      </w:ins>
      <w:del w:id="393" w:author="Nirav" w:date="2019-07-18T13:05:00Z">
        <w:r w:rsidRPr="00FA57B8" w:rsidDel="0077160B">
          <w:rPr>
            <w:rFonts w:ascii="Centaur" w:hAnsi="Centaur"/>
            <w:sz w:val="28"/>
            <w:szCs w:val="28"/>
            <w:shd w:val="clear" w:color="auto" w:fill="FFFFFF"/>
            <w:rPrChange w:id="394" w:author="Nirav" w:date="2019-07-18T12:28:00Z">
              <w:rPr>
                <w:rFonts w:ascii="Adobe Garamond Pro" w:hAnsi="Adobe Garamond Pro"/>
                <w:sz w:val="26"/>
                <w:szCs w:val="26"/>
                <w:shd w:val="clear" w:color="auto" w:fill="FFFFFF"/>
              </w:rPr>
            </w:rPrChange>
          </w:rPr>
          <w:delText xml:space="preserve">Humans </w:delText>
        </w:r>
      </w:del>
      <w:ins w:id="395" w:author="Nirav" w:date="2019-07-18T13:05:00Z">
        <w:r w:rsidR="0077160B">
          <w:rPr>
            <w:rFonts w:ascii="Centaur" w:hAnsi="Centaur"/>
            <w:sz w:val="28"/>
            <w:szCs w:val="28"/>
            <w:shd w:val="clear" w:color="auto" w:fill="FFFFFF"/>
          </w:rPr>
          <w:t>h</w:t>
        </w:r>
        <w:r w:rsidR="0077160B" w:rsidRPr="00FA57B8">
          <w:rPr>
            <w:rFonts w:ascii="Centaur" w:hAnsi="Centaur"/>
            <w:sz w:val="28"/>
            <w:szCs w:val="28"/>
            <w:shd w:val="clear" w:color="auto" w:fill="FFFFFF"/>
            <w:rPrChange w:id="396" w:author="Nirav" w:date="2019-07-18T12:28:00Z">
              <w:rPr>
                <w:rFonts w:ascii="Adobe Garamond Pro" w:hAnsi="Adobe Garamond Pro"/>
                <w:sz w:val="26"/>
                <w:szCs w:val="26"/>
                <w:shd w:val="clear" w:color="auto" w:fill="FFFFFF"/>
              </w:rPr>
            </w:rPrChange>
          </w:rPr>
          <w:t xml:space="preserve">uman </w:t>
        </w:r>
      </w:ins>
      <w:r w:rsidRPr="00FA57B8">
        <w:rPr>
          <w:rFonts w:ascii="Centaur" w:hAnsi="Centaur"/>
          <w:sz w:val="28"/>
          <w:szCs w:val="28"/>
          <w:shd w:val="clear" w:color="auto" w:fill="FFFFFF"/>
          <w:rPrChange w:id="397" w:author="Nirav" w:date="2019-07-18T12:28:00Z">
            <w:rPr>
              <w:rFonts w:ascii="Adobe Garamond Pro" w:hAnsi="Adobe Garamond Pro"/>
              <w:sz w:val="26"/>
              <w:szCs w:val="26"/>
              <w:shd w:val="clear" w:color="auto" w:fill="FFFFFF"/>
            </w:rPr>
          </w:rPrChange>
        </w:rPr>
        <w:t xml:space="preserve">as I like to call </w:t>
      </w:r>
      <w:ins w:id="398" w:author="Nirav" w:date="2019-07-18T13:06:00Z">
        <w:r w:rsidR="0077160B">
          <w:rPr>
            <w:rFonts w:ascii="Centaur" w:hAnsi="Centaur"/>
            <w:sz w:val="28"/>
            <w:szCs w:val="28"/>
            <w:shd w:val="clear" w:color="auto" w:fill="FFFFFF"/>
          </w:rPr>
          <w:t xml:space="preserve">it </w:t>
        </w:r>
      </w:ins>
      <w:r w:rsidRPr="00FA57B8">
        <w:rPr>
          <w:rFonts w:ascii="Centaur" w:hAnsi="Centaur"/>
          <w:sz w:val="28"/>
          <w:szCs w:val="28"/>
          <w:shd w:val="clear" w:color="auto" w:fill="FFFFFF"/>
          <w:rPrChange w:id="399" w:author="Nirav" w:date="2019-07-18T12:28:00Z">
            <w:rPr>
              <w:rFonts w:ascii="Adobe Garamond Pro" w:hAnsi="Adobe Garamond Pro"/>
              <w:sz w:val="26"/>
              <w:szCs w:val="26"/>
              <w:shd w:val="clear" w:color="auto" w:fill="FFFFFF"/>
            </w:rPr>
          </w:rPrChange>
        </w:rPr>
        <w:t xml:space="preserve">is a </w:t>
      </w:r>
      <w:commentRangeStart w:id="400"/>
      <w:del w:id="401" w:author="Nirav" w:date="2019-07-18T09:28:00Z">
        <w:r w:rsidRPr="00FA57B8" w:rsidDel="009B0B8F">
          <w:rPr>
            <w:rFonts w:ascii="Centaur" w:hAnsi="Centaur"/>
            <w:i/>
            <w:iCs/>
            <w:sz w:val="28"/>
            <w:szCs w:val="28"/>
            <w:shd w:val="clear" w:color="auto" w:fill="FFFFFF"/>
            <w:rPrChange w:id="402" w:author="Nirav" w:date="2019-07-18T12:28:00Z">
              <w:rPr>
                <w:rFonts w:ascii="Adobe Garamond Pro" w:hAnsi="Adobe Garamond Pro"/>
                <w:sz w:val="26"/>
                <w:szCs w:val="26"/>
                <w:shd w:val="clear" w:color="auto" w:fill="FFFFFF"/>
              </w:rPr>
            </w:rPrChange>
          </w:rPr>
          <w:delText>KNOW-IT-ALL</w:delText>
        </w:r>
      </w:del>
      <w:ins w:id="403" w:author="Nirav" w:date="2019-07-18T09:28:00Z">
        <w:r w:rsidR="009B0B8F" w:rsidRPr="00FA57B8">
          <w:rPr>
            <w:rFonts w:ascii="Centaur" w:hAnsi="Centaur"/>
            <w:i/>
            <w:iCs/>
            <w:sz w:val="28"/>
            <w:szCs w:val="28"/>
            <w:shd w:val="clear" w:color="auto" w:fill="FFFFFF"/>
            <w:rPrChange w:id="404" w:author="Nirav" w:date="2019-07-18T12:28:00Z">
              <w:rPr>
                <w:rFonts w:ascii="Adobe Garamond Pro" w:hAnsi="Adobe Garamond Pro"/>
                <w:sz w:val="26"/>
                <w:szCs w:val="26"/>
                <w:shd w:val="clear" w:color="auto" w:fill="FFFFFF"/>
              </w:rPr>
            </w:rPrChange>
          </w:rPr>
          <w:t>know-it-all</w:t>
        </w:r>
      </w:ins>
      <w:r w:rsidRPr="00FA57B8">
        <w:rPr>
          <w:rFonts w:ascii="Centaur" w:hAnsi="Centaur"/>
          <w:sz w:val="28"/>
          <w:szCs w:val="28"/>
          <w:shd w:val="clear" w:color="auto" w:fill="FFFFFF"/>
          <w:rPrChange w:id="405" w:author="Nirav" w:date="2019-07-18T12:28:00Z">
            <w:rPr>
              <w:rFonts w:ascii="Adobe Garamond Pro" w:hAnsi="Adobe Garamond Pro"/>
              <w:sz w:val="26"/>
              <w:szCs w:val="26"/>
              <w:shd w:val="clear" w:color="auto" w:fill="FFFFFF"/>
            </w:rPr>
          </w:rPrChange>
        </w:rPr>
        <w:t xml:space="preserve"> </w:t>
      </w:r>
      <w:commentRangeEnd w:id="400"/>
      <w:r w:rsidR="009B0B8F" w:rsidRPr="00FA57B8">
        <w:rPr>
          <w:rStyle w:val="CommentReference"/>
          <w:rFonts w:ascii="Centaur" w:hAnsi="Centaur"/>
          <w:sz w:val="18"/>
          <w:szCs w:val="18"/>
          <w:rPrChange w:id="406" w:author="Nirav" w:date="2019-07-18T12:28:00Z">
            <w:rPr>
              <w:rStyle w:val="CommentReference"/>
            </w:rPr>
          </w:rPrChange>
        </w:rPr>
        <w:commentReference w:id="400"/>
      </w:r>
      <w:r w:rsidRPr="00FA57B8">
        <w:rPr>
          <w:rFonts w:ascii="Centaur" w:hAnsi="Centaur"/>
          <w:sz w:val="28"/>
          <w:szCs w:val="28"/>
          <w:shd w:val="clear" w:color="auto" w:fill="FFFFFF"/>
          <w:rPrChange w:id="407" w:author="Nirav" w:date="2019-07-18T12:28:00Z">
            <w:rPr>
              <w:rFonts w:ascii="Adobe Garamond Pro" w:hAnsi="Adobe Garamond Pro"/>
              <w:sz w:val="26"/>
              <w:szCs w:val="26"/>
              <w:shd w:val="clear" w:color="auto" w:fill="FFFFFF"/>
            </w:rPr>
          </w:rPrChange>
        </w:rPr>
        <w:t xml:space="preserve">species. No matter how stupid something we believe </w:t>
      </w:r>
      <w:ins w:id="408" w:author="Nirav" w:date="2019-07-18T09:29:00Z">
        <w:r w:rsidR="009B0B8F" w:rsidRPr="00FA57B8">
          <w:rPr>
            <w:rFonts w:ascii="Centaur" w:hAnsi="Centaur"/>
            <w:sz w:val="28"/>
            <w:szCs w:val="28"/>
            <w:shd w:val="clear" w:color="auto" w:fill="FFFFFF"/>
            <w:rPrChange w:id="409" w:author="Nirav" w:date="2019-07-18T12:28:00Z">
              <w:rPr>
                <w:rFonts w:ascii="Adobe Garamond Pro" w:hAnsi="Adobe Garamond Pro"/>
                <w:sz w:val="26"/>
                <w:szCs w:val="26"/>
                <w:shd w:val="clear" w:color="auto" w:fill="FFFFFF"/>
              </w:rPr>
            </w:rPrChange>
          </w:rPr>
          <w:t xml:space="preserve">in </w:t>
        </w:r>
      </w:ins>
      <w:r w:rsidRPr="00FA57B8">
        <w:rPr>
          <w:rFonts w:ascii="Centaur" w:hAnsi="Centaur"/>
          <w:sz w:val="28"/>
          <w:szCs w:val="28"/>
          <w:shd w:val="clear" w:color="auto" w:fill="FFFFFF"/>
          <w:rPrChange w:id="410" w:author="Nirav" w:date="2019-07-18T12:28:00Z">
            <w:rPr>
              <w:rFonts w:ascii="Adobe Garamond Pro" w:hAnsi="Adobe Garamond Pro"/>
              <w:sz w:val="26"/>
              <w:szCs w:val="26"/>
              <w:shd w:val="clear" w:color="auto" w:fill="FFFFFF"/>
            </w:rPr>
          </w:rPrChange>
        </w:rPr>
        <w:t>is</w:t>
      </w:r>
      <w:ins w:id="411" w:author="Nirav" w:date="2019-07-18T09:29:00Z">
        <w:r w:rsidR="009B0B8F" w:rsidRPr="00FA57B8">
          <w:rPr>
            <w:rFonts w:ascii="Centaur" w:hAnsi="Centaur"/>
            <w:sz w:val="28"/>
            <w:szCs w:val="28"/>
            <w:shd w:val="clear" w:color="auto" w:fill="FFFFFF"/>
            <w:rPrChange w:id="412"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413" w:author="Nirav" w:date="2019-07-18T12:28:00Z">
            <w:rPr>
              <w:rFonts w:ascii="Adobe Garamond Pro" w:hAnsi="Adobe Garamond Pro"/>
              <w:sz w:val="26"/>
              <w:szCs w:val="26"/>
              <w:shd w:val="clear" w:color="auto" w:fill="FFFFFF"/>
            </w:rPr>
          </w:rPrChange>
        </w:rPr>
        <w:t xml:space="preserve"> we have to </w:t>
      </w:r>
      <w:ins w:id="414" w:author="Nirav" w:date="2019-07-18T09:28:00Z">
        <w:r w:rsidR="009B0B8F" w:rsidRPr="00FA57B8">
          <w:rPr>
            <w:rFonts w:ascii="Centaur" w:hAnsi="Centaur"/>
            <w:sz w:val="28"/>
            <w:szCs w:val="28"/>
            <w:shd w:val="clear" w:color="auto" w:fill="FFFFFF"/>
            <w:rPrChange w:id="415" w:author="Nirav" w:date="2019-07-18T12:28:00Z">
              <w:rPr>
                <w:rFonts w:ascii="Adobe Garamond Pro" w:hAnsi="Adobe Garamond Pro"/>
                <w:sz w:val="26"/>
                <w:szCs w:val="26"/>
                <w:shd w:val="clear" w:color="auto" w:fill="FFFFFF"/>
              </w:rPr>
            </w:rPrChange>
          </w:rPr>
          <w:t xml:space="preserve">be </w:t>
        </w:r>
      </w:ins>
      <w:r w:rsidRPr="00FA57B8">
        <w:rPr>
          <w:rFonts w:ascii="Centaur" w:hAnsi="Centaur"/>
          <w:sz w:val="28"/>
          <w:szCs w:val="28"/>
          <w:shd w:val="clear" w:color="auto" w:fill="FFFFFF"/>
          <w:rPrChange w:id="416" w:author="Nirav" w:date="2019-07-18T12:28:00Z">
            <w:rPr>
              <w:rFonts w:ascii="Adobe Garamond Pro" w:hAnsi="Adobe Garamond Pro"/>
              <w:sz w:val="26"/>
              <w:szCs w:val="26"/>
              <w:shd w:val="clear" w:color="auto" w:fill="FFFFFF"/>
            </w:rPr>
          </w:rPrChange>
        </w:rPr>
        <w:t>right. We don't generally want to be proven wrong. We mix our feelings with facts. Surely wha</w:t>
      </w:r>
      <w:ins w:id="417" w:author="Nirav" w:date="2019-07-18T10:06:00Z">
        <w:r w:rsidR="009B0B8F" w:rsidRPr="00FA57B8">
          <w:rPr>
            <w:rFonts w:ascii="Centaur" w:hAnsi="Centaur"/>
            <w:sz w:val="28"/>
            <w:szCs w:val="28"/>
            <w:shd w:val="clear" w:color="auto" w:fill="FFFFFF"/>
            <w:rPrChange w:id="418" w:author="Nirav" w:date="2019-07-18T12:28:00Z">
              <w:rPr>
                <w:rFonts w:ascii="Adobe Garamond Pro" w:hAnsi="Adobe Garamond Pro"/>
                <w:sz w:val="26"/>
                <w:szCs w:val="26"/>
                <w:shd w:val="clear" w:color="auto" w:fill="FFFFFF"/>
              </w:rPr>
            </w:rPrChange>
          </w:rPr>
          <w:t>tever</w:t>
        </w:r>
      </w:ins>
      <w:del w:id="419" w:author="Nirav" w:date="2019-07-18T10:06:00Z">
        <w:r w:rsidRPr="00FA57B8" w:rsidDel="009B0B8F">
          <w:rPr>
            <w:rFonts w:ascii="Centaur" w:hAnsi="Centaur"/>
            <w:sz w:val="28"/>
            <w:szCs w:val="28"/>
            <w:shd w:val="clear" w:color="auto" w:fill="FFFFFF"/>
            <w:rPrChange w:id="420" w:author="Nirav" w:date="2019-07-18T12:28:00Z">
              <w:rPr>
                <w:rFonts w:ascii="Adobe Garamond Pro" w:hAnsi="Adobe Garamond Pro"/>
                <w:sz w:val="26"/>
                <w:szCs w:val="26"/>
                <w:shd w:val="clear" w:color="auto" w:fill="FFFFFF"/>
              </w:rPr>
            </w:rPrChange>
          </w:rPr>
          <w:delText>t</w:delText>
        </w:r>
      </w:del>
      <w:r w:rsidRPr="00FA57B8">
        <w:rPr>
          <w:rFonts w:ascii="Centaur" w:hAnsi="Centaur"/>
          <w:sz w:val="28"/>
          <w:szCs w:val="28"/>
          <w:shd w:val="clear" w:color="auto" w:fill="FFFFFF"/>
          <w:rPrChange w:id="421" w:author="Nirav" w:date="2019-07-18T12:28:00Z">
            <w:rPr>
              <w:rFonts w:ascii="Adobe Garamond Pro" w:hAnsi="Adobe Garamond Pro"/>
              <w:sz w:val="26"/>
              <w:szCs w:val="26"/>
              <w:shd w:val="clear" w:color="auto" w:fill="FFFFFF"/>
            </w:rPr>
          </w:rPrChange>
        </w:rPr>
        <w:t xml:space="preserve"> </w:t>
      </w:r>
      <w:del w:id="422" w:author="Nirav" w:date="2019-07-18T13:06:00Z">
        <w:r w:rsidRPr="00FA57B8" w:rsidDel="0077160B">
          <w:rPr>
            <w:rFonts w:ascii="Centaur" w:hAnsi="Centaur"/>
            <w:sz w:val="28"/>
            <w:szCs w:val="28"/>
            <w:shd w:val="clear" w:color="auto" w:fill="FFFFFF"/>
            <w:rPrChange w:id="423" w:author="Nirav" w:date="2019-07-18T12:28:00Z">
              <w:rPr>
                <w:rFonts w:ascii="Adobe Garamond Pro" w:hAnsi="Adobe Garamond Pro"/>
                <w:sz w:val="26"/>
                <w:szCs w:val="26"/>
                <w:shd w:val="clear" w:color="auto" w:fill="FFFFFF"/>
              </w:rPr>
            </w:rPrChange>
          </w:rPr>
          <w:delText xml:space="preserve">I </w:delText>
        </w:r>
      </w:del>
      <w:ins w:id="424" w:author="Nirav" w:date="2019-07-18T13:06:00Z">
        <w:r w:rsidR="0077160B">
          <w:rPr>
            <w:rFonts w:ascii="Centaur" w:hAnsi="Centaur"/>
            <w:sz w:val="28"/>
            <w:szCs w:val="28"/>
            <w:shd w:val="clear" w:color="auto" w:fill="FFFFFF"/>
          </w:rPr>
          <w:t>you</w:t>
        </w:r>
        <w:r w:rsidR="0077160B" w:rsidRPr="00FA57B8">
          <w:rPr>
            <w:rFonts w:ascii="Centaur" w:hAnsi="Centaur"/>
            <w:sz w:val="28"/>
            <w:szCs w:val="28"/>
            <w:shd w:val="clear" w:color="auto" w:fill="FFFFFF"/>
            <w:rPrChange w:id="425"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426" w:author="Nirav" w:date="2019-07-18T12:28:00Z">
            <w:rPr>
              <w:rFonts w:ascii="Adobe Garamond Pro" w:hAnsi="Adobe Garamond Pro"/>
              <w:sz w:val="26"/>
              <w:szCs w:val="26"/>
              <w:shd w:val="clear" w:color="auto" w:fill="FFFFFF"/>
            </w:rPr>
          </w:rPrChange>
        </w:rPr>
        <w:t xml:space="preserve">think is the </w:t>
      </w:r>
      <w:ins w:id="427" w:author="Nirav" w:date="2019-07-18T13:06:00Z">
        <w:r w:rsidR="0077160B">
          <w:rPr>
            <w:rFonts w:ascii="Centaur" w:hAnsi="Centaur"/>
            <w:sz w:val="28"/>
            <w:szCs w:val="28"/>
            <w:shd w:val="clear" w:color="auto" w:fill="FFFFFF"/>
          </w:rPr>
          <w:t xml:space="preserve">absolute </w:t>
        </w:r>
      </w:ins>
      <w:r w:rsidRPr="00FA57B8">
        <w:rPr>
          <w:rFonts w:ascii="Centaur" w:hAnsi="Centaur"/>
          <w:sz w:val="28"/>
          <w:szCs w:val="28"/>
          <w:shd w:val="clear" w:color="auto" w:fill="FFFFFF"/>
          <w:rPrChange w:id="428" w:author="Nirav" w:date="2019-07-18T12:28:00Z">
            <w:rPr>
              <w:rFonts w:ascii="Adobe Garamond Pro" w:hAnsi="Adobe Garamond Pro"/>
              <w:sz w:val="26"/>
              <w:szCs w:val="26"/>
              <w:shd w:val="clear" w:color="auto" w:fill="FFFFFF"/>
            </w:rPr>
          </w:rPrChange>
        </w:rPr>
        <w:t>truth</w:t>
      </w:r>
      <w:ins w:id="429" w:author="Nirav" w:date="2019-07-18T13:08:00Z">
        <w:r w:rsidR="0077160B">
          <w:rPr>
            <w:rFonts w:ascii="Centaur" w:hAnsi="Centaur"/>
            <w:sz w:val="28"/>
            <w:szCs w:val="28"/>
            <w:shd w:val="clear" w:color="auto" w:fill="FFFFFF"/>
          </w:rPr>
          <w:t>.</w:t>
        </w:r>
      </w:ins>
      <w:r w:rsidRPr="00FA57B8">
        <w:rPr>
          <w:rFonts w:ascii="Centaur" w:hAnsi="Centaur"/>
          <w:sz w:val="28"/>
          <w:szCs w:val="28"/>
          <w:shd w:val="clear" w:color="auto" w:fill="FFFFFF"/>
          <w:rPrChange w:id="430" w:author="Nirav" w:date="2019-07-18T12:28:00Z">
            <w:rPr>
              <w:rFonts w:ascii="Adobe Garamond Pro" w:hAnsi="Adobe Garamond Pro"/>
              <w:sz w:val="26"/>
              <w:szCs w:val="26"/>
              <w:shd w:val="clear" w:color="auto" w:fill="FFFFFF"/>
            </w:rPr>
          </w:rPrChange>
        </w:rPr>
        <w:t xml:space="preserve"> </w:t>
      </w:r>
      <w:ins w:id="431" w:author="Nirav" w:date="2019-07-18T13:08:00Z">
        <w:r w:rsidR="0077160B">
          <w:rPr>
            <w:rFonts w:ascii="Centaur" w:hAnsi="Centaur"/>
            <w:sz w:val="28"/>
            <w:szCs w:val="28"/>
            <w:shd w:val="clear" w:color="auto" w:fill="FFFFFF"/>
          </w:rPr>
          <w:t xml:space="preserve">And </w:t>
        </w:r>
      </w:ins>
      <w:del w:id="432" w:author="Nirav" w:date="2019-07-18T13:08:00Z">
        <w:r w:rsidRPr="00FA57B8" w:rsidDel="0077160B">
          <w:rPr>
            <w:rFonts w:ascii="Centaur" w:hAnsi="Centaur"/>
            <w:sz w:val="28"/>
            <w:szCs w:val="28"/>
            <w:shd w:val="clear" w:color="auto" w:fill="FFFFFF"/>
            <w:rPrChange w:id="433" w:author="Nirav" w:date="2019-07-18T12:28:00Z">
              <w:rPr>
                <w:rFonts w:ascii="Adobe Garamond Pro" w:hAnsi="Adobe Garamond Pro"/>
                <w:sz w:val="26"/>
                <w:szCs w:val="26"/>
                <w:shd w:val="clear" w:color="auto" w:fill="FFFFFF"/>
              </w:rPr>
            </w:rPrChange>
          </w:rPr>
          <w:delText xml:space="preserve">and </w:delText>
        </w:r>
      </w:del>
      <w:r w:rsidRPr="00FA57B8">
        <w:rPr>
          <w:rFonts w:ascii="Centaur" w:hAnsi="Centaur"/>
          <w:sz w:val="28"/>
          <w:szCs w:val="28"/>
          <w:shd w:val="clear" w:color="auto" w:fill="FFFFFF"/>
          <w:rPrChange w:id="434" w:author="Nirav" w:date="2019-07-18T12:28:00Z">
            <w:rPr>
              <w:rFonts w:ascii="Adobe Garamond Pro" w:hAnsi="Adobe Garamond Pro"/>
              <w:sz w:val="26"/>
              <w:szCs w:val="26"/>
              <w:shd w:val="clear" w:color="auto" w:fill="FFFFFF"/>
            </w:rPr>
          </w:rPrChange>
        </w:rPr>
        <w:t xml:space="preserve">whoever disagrees with </w:t>
      </w:r>
      <w:del w:id="435" w:author="Nirav" w:date="2019-07-18T13:06:00Z">
        <w:r w:rsidRPr="00FA57B8" w:rsidDel="0077160B">
          <w:rPr>
            <w:rFonts w:ascii="Centaur" w:hAnsi="Centaur"/>
            <w:sz w:val="28"/>
            <w:szCs w:val="28"/>
            <w:shd w:val="clear" w:color="auto" w:fill="FFFFFF"/>
            <w:rPrChange w:id="436" w:author="Nirav" w:date="2019-07-18T12:28:00Z">
              <w:rPr>
                <w:rFonts w:ascii="Adobe Garamond Pro" w:hAnsi="Adobe Garamond Pro"/>
                <w:sz w:val="26"/>
                <w:szCs w:val="26"/>
                <w:shd w:val="clear" w:color="auto" w:fill="FFFFFF"/>
              </w:rPr>
            </w:rPrChange>
          </w:rPr>
          <w:delText xml:space="preserve">me </w:delText>
        </w:r>
      </w:del>
      <w:ins w:id="437" w:author="Nirav" w:date="2019-07-18T13:06:00Z">
        <w:r w:rsidR="0077160B">
          <w:rPr>
            <w:rFonts w:ascii="Centaur" w:hAnsi="Centaur"/>
            <w:sz w:val="28"/>
            <w:szCs w:val="28"/>
            <w:shd w:val="clear" w:color="auto" w:fill="FFFFFF"/>
          </w:rPr>
          <w:t xml:space="preserve">you </w:t>
        </w:r>
      </w:ins>
      <w:del w:id="438" w:author="Nirav" w:date="2019-07-18T13:06:00Z">
        <w:r w:rsidRPr="00FA57B8" w:rsidDel="0077160B">
          <w:rPr>
            <w:rFonts w:ascii="Centaur" w:hAnsi="Centaur"/>
            <w:sz w:val="28"/>
            <w:szCs w:val="28"/>
            <w:shd w:val="clear" w:color="auto" w:fill="FFFFFF"/>
            <w:rPrChange w:id="439" w:author="Nirav" w:date="2019-07-18T12:28:00Z">
              <w:rPr>
                <w:rFonts w:ascii="Adobe Garamond Pro" w:hAnsi="Adobe Garamond Pro"/>
                <w:sz w:val="26"/>
                <w:szCs w:val="26"/>
                <w:shd w:val="clear" w:color="auto" w:fill="FFFFFF"/>
              </w:rPr>
            </w:rPrChange>
          </w:rPr>
          <w:delText>is</w:delText>
        </w:r>
      </w:del>
      <w:ins w:id="440" w:author="Nirav" w:date="2019-07-18T13:07:00Z">
        <w:r w:rsidR="0077160B">
          <w:rPr>
            <w:rFonts w:ascii="Centaur" w:hAnsi="Centaur"/>
            <w:sz w:val="28"/>
            <w:szCs w:val="28"/>
            <w:shd w:val="clear" w:color="auto" w:fill="FFFFFF"/>
          </w:rPr>
          <w:t>is</w:t>
        </w:r>
      </w:ins>
      <w:r w:rsidRPr="00FA57B8">
        <w:rPr>
          <w:rFonts w:ascii="Centaur" w:hAnsi="Centaur"/>
          <w:sz w:val="28"/>
          <w:szCs w:val="28"/>
          <w:shd w:val="clear" w:color="auto" w:fill="FFFFFF"/>
          <w:rPrChange w:id="441" w:author="Nirav" w:date="2019-07-18T12:28:00Z">
            <w:rPr>
              <w:rFonts w:ascii="Adobe Garamond Pro" w:hAnsi="Adobe Garamond Pro"/>
              <w:sz w:val="26"/>
              <w:szCs w:val="26"/>
              <w:shd w:val="clear" w:color="auto" w:fill="FFFFFF"/>
            </w:rPr>
          </w:rPrChange>
        </w:rPr>
        <w:t xml:space="preserve"> a </w:t>
      </w:r>
      <w:del w:id="442" w:author="Nirav" w:date="2019-07-18T10:06:00Z">
        <w:r w:rsidRPr="00FA57B8" w:rsidDel="009B0B8F">
          <w:rPr>
            <w:rFonts w:ascii="Centaur" w:hAnsi="Centaur"/>
            <w:sz w:val="28"/>
            <w:szCs w:val="28"/>
            <w:shd w:val="clear" w:color="auto" w:fill="FFFFFF"/>
            <w:rPrChange w:id="443" w:author="Nirav" w:date="2019-07-18T12:28:00Z">
              <w:rPr>
                <w:rFonts w:ascii="Adobe Garamond Pro" w:hAnsi="Adobe Garamond Pro"/>
                <w:sz w:val="26"/>
                <w:szCs w:val="26"/>
                <w:shd w:val="clear" w:color="auto" w:fill="FFFFFF"/>
              </w:rPr>
            </w:rPrChange>
          </w:rPr>
          <w:delText xml:space="preserve">total </w:delText>
        </w:r>
      </w:del>
      <w:r w:rsidRPr="00FA57B8">
        <w:rPr>
          <w:rFonts w:ascii="Centaur" w:hAnsi="Centaur"/>
          <w:sz w:val="28"/>
          <w:szCs w:val="28"/>
          <w:shd w:val="clear" w:color="auto" w:fill="FFFFFF"/>
          <w:rPrChange w:id="444" w:author="Nirav" w:date="2019-07-18T12:28:00Z">
            <w:rPr>
              <w:rFonts w:ascii="Adobe Garamond Pro" w:hAnsi="Adobe Garamond Pro"/>
              <w:sz w:val="26"/>
              <w:szCs w:val="26"/>
              <w:shd w:val="clear" w:color="auto" w:fill="FFFFFF"/>
            </w:rPr>
          </w:rPrChange>
        </w:rPr>
        <w:t>moron. If someone has a different opinion than us</w:t>
      </w:r>
      <w:ins w:id="445" w:author="Nirav" w:date="2019-07-18T09:30:00Z">
        <w:r w:rsidR="009B0B8F" w:rsidRPr="00FA57B8">
          <w:rPr>
            <w:rFonts w:ascii="Centaur" w:hAnsi="Centaur"/>
            <w:sz w:val="28"/>
            <w:szCs w:val="28"/>
            <w:shd w:val="clear" w:color="auto" w:fill="FFFFFF"/>
            <w:rPrChange w:id="446"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447" w:author="Nirav" w:date="2019-07-18T12:28:00Z">
            <w:rPr>
              <w:rFonts w:ascii="Adobe Garamond Pro" w:hAnsi="Adobe Garamond Pro"/>
              <w:sz w:val="26"/>
              <w:szCs w:val="26"/>
              <w:shd w:val="clear" w:color="auto" w:fill="FFFFFF"/>
            </w:rPr>
          </w:rPrChange>
        </w:rPr>
        <w:t xml:space="preserve"> we </w:t>
      </w:r>
      <w:commentRangeStart w:id="448"/>
      <w:r w:rsidRPr="00FA57B8">
        <w:rPr>
          <w:rFonts w:ascii="Centaur" w:hAnsi="Centaur"/>
          <w:sz w:val="28"/>
          <w:szCs w:val="28"/>
          <w:shd w:val="clear" w:color="auto" w:fill="FFFFFF"/>
          <w:rPrChange w:id="449" w:author="Nirav" w:date="2019-07-18T12:28:00Z">
            <w:rPr>
              <w:rFonts w:ascii="Adobe Garamond Pro" w:hAnsi="Adobe Garamond Pro"/>
              <w:sz w:val="26"/>
              <w:szCs w:val="26"/>
              <w:shd w:val="clear" w:color="auto" w:fill="FFFFFF"/>
            </w:rPr>
          </w:rPrChange>
        </w:rPr>
        <w:t>tend to stay away from them</w:t>
      </w:r>
      <w:commentRangeEnd w:id="448"/>
      <w:r w:rsidR="001F4DEE">
        <w:rPr>
          <w:rStyle w:val="CommentReference"/>
        </w:rPr>
        <w:commentReference w:id="448"/>
      </w:r>
      <w:r w:rsidRPr="00FA57B8">
        <w:rPr>
          <w:rFonts w:ascii="Centaur" w:hAnsi="Centaur"/>
          <w:sz w:val="28"/>
          <w:szCs w:val="28"/>
          <w:shd w:val="clear" w:color="auto" w:fill="FFFFFF"/>
          <w:rPrChange w:id="450" w:author="Nirav" w:date="2019-07-18T12:28:00Z">
            <w:rPr>
              <w:rFonts w:ascii="Adobe Garamond Pro" w:hAnsi="Adobe Garamond Pro"/>
              <w:sz w:val="26"/>
              <w:szCs w:val="26"/>
              <w:shd w:val="clear" w:color="auto" w:fill="FFFFFF"/>
            </w:rPr>
          </w:rPrChange>
        </w:rPr>
        <w:t>. If anything challenges our view of reality than we tend to reduce them to the lowest standard and convince ourselves that we are better than them. This has existed for the longest of time from the dawn of civilization</w:t>
      </w:r>
      <w:commentRangeStart w:id="451"/>
      <w:r w:rsidRPr="00FA57B8">
        <w:rPr>
          <w:rFonts w:ascii="Centaur" w:hAnsi="Centaur"/>
          <w:sz w:val="28"/>
          <w:szCs w:val="28"/>
          <w:shd w:val="clear" w:color="auto" w:fill="FFFFFF"/>
          <w:rPrChange w:id="452" w:author="Nirav" w:date="2019-07-18T12:28:00Z">
            <w:rPr>
              <w:rFonts w:ascii="Adobe Garamond Pro" w:hAnsi="Adobe Garamond Pro"/>
              <w:sz w:val="26"/>
              <w:szCs w:val="26"/>
              <w:shd w:val="clear" w:color="auto" w:fill="FFFFFF"/>
            </w:rPr>
          </w:rPrChange>
        </w:rPr>
        <w:t xml:space="preserve"> </w:t>
      </w:r>
      <w:commentRangeEnd w:id="451"/>
      <w:r w:rsidR="009B0B8F" w:rsidRPr="00FA57B8">
        <w:rPr>
          <w:rStyle w:val="CommentReference"/>
          <w:rFonts w:ascii="Centaur" w:hAnsi="Centaur"/>
          <w:sz w:val="18"/>
          <w:szCs w:val="18"/>
          <w:rPrChange w:id="453" w:author="Nirav" w:date="2019-07-18T12:28:00Z">
            <w:rPr>
              <w:rStyle w:val="CommentReference"/>
            </w:rPr>
          </w:rPrChange>
        </w:rPr>
        <w:commentReference w:id="451"/>
      </w:r>
      <w:r w:rsidRPr="00FA57B8">
        <w:rPr>
          <w:rFonts w:ascii="Centaur" w:hAnsi="Centaur"/>
          <w:sz w:val="28"/>
          <w:szCs w:val="28"/>
          <w:shd w:val="clear" w:color="auto" w:fill="FFFFFF"/>
          <w:rPrChange w:id="454" w:author="Nirav" w:date="2019-07-18T12:28:00Z">
            <w:rPr>
              <w:rFonts w:ascii="Adobe Garamond Pro" w:hAnsi="Adobe Garamond Pro"/>
              <w:sz w:val="26"/>
              <w:szCs w:val="26"/>
              <w:shd w:val="clear" w:color="auto" w:fill="FFFFFF"/>
            </w:rPr>
          </w:rPrChange>
        </w:rPr>
        <w:t xml:space="preserve">but </w:t>
      </w:r>
      <w:del w:id="455" w:author="Nirav" w:date="2019-07-18T10:07:00Z">
        <w:r w:rsidRPr="00FA57B8" w:rsidDel="009B0B8F">
          <w:rPr>
            <w:rFonts w:ascii="Centaur" w:hAnsi="Centaur"/>
            <w:sz w:val="28"/>
            <w:szCs w:val="28"/>
            <w:shd w:val="clear" w:color="auto" w:fill="FFFFFF"/>
            <w:rPrChange w:id="456" w:author="Nirav" w:date="2019-07-18T12:28:00Z">
              <w:rPr>
                <w:rFonts w:ascii="Adobe Garamond Pro" w:hAnsi="Adobe Garamond Pro"/>
                <w:sz w:val="26"/>
                <w:szCs w:val="26"/>
                <w:shd w:val="clear" w:color="auto" w:fill="FFFFFF"/>
              </w:rPr>
            </w:rPrChange>
          </w:rPr>
          <w:delText xml:space="preserve">the problem is that </w:delText>
        </w:r>
      </w:del>
      <w:r w:rsidRPr="00FA57B8">
        <w:rPr>
          <w:rFonts w:ascii="Centaur" w:hAnsi="Centaur"/>
          <w:sz w:val="28"/>
          <w:szCs w:val="28"/>
          <w:shd w:val="clear" w:color="auto" w:fill="FFFFFF"/>
          <w:rPrChange w:id="457" w:author="Nirav" w:date="2019-07-18T12:28:00Z">
            <w:rPr>
              <w:rFonts w:ascii="Adobe Garamond Pro" w:hAnsi="Adobe Garamond Pro"/>
              <w:sz w:val="26"/>
              <w:szCs w:val="26"/>
              <w:shd w:val="clear" w:color="auto" w:fill="FFFFFF"/>
            </w:rPr>
          </w:rPrChange>
        </w:rPr>
        <w:t xml:space="preserve">the internet </w:t>
      </w:r>
      <w:del w:id="458" w:author="Nirav" w:date="2019-07-18T10:08:00Z">
        <w:r w:rsidRPr="00FA57B8" w:rsidDel="009B0B8F">
          <w:rPr>
            <w:rFonts w:ascii="Centaur" w:hAnsi="Centaur"/>
            <w:sz w:val="28"/>
            <w:szCs w:val="28"/>
            <w:shd w:val="clear" w:color="auto" w:fill="FFFFFF"/>
            <w:rPrChange w:id="459" w:author="Nirav" w:date="2019-07-18T12:28:00Z">
              <w:rPr>
                <w:rFonts w:ascii="Adobe Garamond Pro" w:hAnsi="Adobe Garamond Pro"/>
                <w:sz w:val="26"/>
                <w:szCs w:val="26"/>
                <w:shd w:val="clear" w:color="auto" w:fill="FFFFFF"/>
              </w:rPr>
            </w:rPrChange>
          </w:rPr>
          <w:delText xml:space="preserve">as we know it </w:delText>
        </w:r>
      </w:del>
      <w:r w:rsidRPr="00FA57B8">
        <w:rPr>
          <w:rFonts w:ascii="Centaur" w:hAnsi="Centaur"/>
          <w:sz w:val="28"/>
          <w:szCs w:val="28"/>
          <w:shd w:val="clear" w:color="auto" w:fill="FFFFFF"/>
          <w:rPrChange w:id="460" w:author="Nirav" w:date="2019-07-18T12:28:00Z">
            <w:rPr>
              <w:rFonts w:ascii="Adobe Garamond Pro" w:hAnsi="Adobe Garamond Pro"/>
              <w:sz w:val="26"/>
              <w:szCs w:val="26"/>
              <w:shd w:val="clear" w:color="auto" w:fill="FFFFFF"/>
            </w:rPr>
          </w:rPrChange>
        </w:rPr>
        <w:t xml:space="preserve">has elevated this problem to a new extreme. </w:t>
      </w:r>
      <w:del w:id="461" w:author="Nirav" w:date="2019-07-18T10:08:00Z">
        <w:r w:rsidRPr="00FA57B8" w:rsidDel="009B0B8F">
          <w:rPr>
            <w:rFonts w:ascii="Centaur" w:hAnsi="Centaur"/>
            <w:sz w:val="28"/>
            <w:szCs w:val="28"/>
            <w:shd w:val="clear" w:color="auto" w:fill="FFFFFF"/>
            <w:rPrChange w:id="462" w:author="Nirav" w:date="2019-07-18T12:28:00Z">
              <w:rPr>
                <w:rFonts w:ascii="Adobe Garamond Pro" w:hAnsi="Adobe Garamond Pro"/>
                <w:sz w:val="26"/>
                <w:szCs w:val="26"/>
                <w:shd w:val="clear" w:color="auto" w:fill="FFFFFF"/>
              </w:rPr>
            </w:rPrChange>
          </w:rPr>
          <w:delText xml:space="preserve">As </w:delText>
        </w:r>
      </w:del>
      <w:ins w:id="463" w:author="Nirav" w:date="2019-07-18T10:08:00Z">
        <w:r w:rsidR="009B0B8F" w:rsidRPr="00FA57B8">
          <w:rPr>
            <w:rFonts w:ascii="Centaur" w:hAnsi="Centaur"/>
            <w:sz w:val="28"/>
            <w:szCs w:val="28"/>
            <w:shd w:val="clear" w:color="auto" w:fill="FFFFFF"/>
            <w:rPrChange w:id="464" w:author="Nirav" w:date="2019-07-18T12:28:00Z">
              <w:rPr>
                <w:rFonts w:ascii="Adobe Garamond Pro" w:hAnsi="Adobe Garamond Pro"/>
                <w:sz w:val="26"/>
                <w:szCs w:val="26"/>
                <w:shd w:val="clear" w:color="auto" w:fill="FFFFFF"/>
              </w:rPr>
            </w:rPrChange>
          </w:rPr>
          <w:t xml:space="preserve">Because </w:t>
        </w:r>
      </w:ins>
      <w:r w:rsidRPr="00FA57B8">
        <w:rPr>
          <w:rFonts w:ascii="Centaur" w:hAnsi="Centaur"/>
          <w:sz w:val="28"/>
          <w:szCs w:val="28"/>
          <w:shd w:val="clear" w:color="auto" w:fill="FFFFFF"/>
          <w:rPrChange w:id="465" w:author="Nirav" w:date="2019-07-18T12:28:00Z">
            <w:rPr>
              <w:rFonts w:ascii="Adobe Garamond Pro" w:hAnsi="Adobe Garamond Pro"/>
              <w:sz w:val="26"/>
              <w:szCs w:val="26"/>
              <w:shd w:val="clear" w:color="auto" w:fill="FFFFFF"/>
            </w:rPr>
          </w:rPrChange>
        </w:rPr>
        <w:t>we tend to avoid content with conflicting viewpoints, the algorithm filters it out</w:t>
      </w:r>
      <w:ins w:id="466" w:author="Nirav" w:date="2019-07-18T10:08:00Z">
        <w:r w:rsidR="009B0B8F" w:rsidRPr="00FA57B8">
          <w:rPr>
            <w:rFonts w:ascii="Centaur" w:hAnsi="Centaur"/>
            <w:sz w:val="28"/>
            <w:szCs w:val="28"/>
            <w:shd w:val="clear" w:color="auto" w:fill="FFFFFF"/>
            <w:rPrChange w:id="467" w:author="Nirav" w:date="2019-07-18T12:28:00Z">
              <w:rPr>
                <w:rFonts w:ascii="Adobe Garamond Pro" w:hAnsi="Adobe Garamond Pro"/>
                <w:sz w:val="26"/>
                <w:szCs w:val="26"/>
                <w:shd w:val="clear" w:color="auto" w:fill="FFFFFF"/>
              </w:rPr>
            </w:rPrChange>
          </w:rPr>
          <w:t xml:space="preserve"> for us</w:t>
        </w:r>
      </w:ins>
      <w:r w:rsidRPr="00FA57B8">
        <w:rPr>
          <w:rFonts w:ascii="Centaur" w:hAnsi="Centaur"/>
          <w:sz w:val="28"/>
          <w:szCs w:val="28"/>
          <w:shd w:val="clear" w:color="auto" w:fill="FFFFFF"/>
          <w:rPrChange w:id="468" w:author="Nirav" w:date="2019-07-18T12:28:00Z">
            <w:rPr>
              <w:rFonts w:ascii="Adobe Garamond Pro" w:hAnsi="Adobe Garamond Pro"/>
              <w:sz w:val="26"/>
              <w:szCs w:val="26"/>
              <w:shd w:val="clear" w:color="auto" w:fill="FFFFFF"/>
            </w:rPr>
          </w:rPrChange>
        </w:rPr>
        <w:t xml:space="preserve">. What this essentially means is that if I believe in something which is </w:t>
      </w:r>
      <w:del w:id="469" w:author="Nirav" w:date="2019-07-18T10:08:00Z">
        <w:r w:rsidRPr="00FA57B8" w:rsidDel="009B0B8F">
          <w:rPr>
            <w:rFonts w:ascii="Centaur" w:hAnsi="Centaur"/>
            <w:sz w:val="28"/>
            <w:szCs w:val="28"/>
            <w:shd w:val="clear" w:color="auto" w:fill="FFFFFF"/>
            <w:rPrChange w:id="470" w:author="Nirav" w:date="2019-07-18T12:28:00Z">
              <w:rPr>
                <w:rFonts w:ascii="Adobe Garamond Pro" w:hAnsi="Adobe Garamond Pro"/>
                <w:sz w:val="26"/>
                <w:szCs w:val="26"/>
                <w:shd w:val="clear" w:color="auto" w:fill="FFFFFF"/>
              </w:rPr>
            </w:rPrChange>
          </w:rPr>
          <w:delText xml:space="preserve">essentially </w:delText>
        </w:r>
      </w:del>
      <w:r w:rsidRPr="00FA57B8">
        <w:rPr>
          <w:rFonts w:ascii="Centaur" w:hAnsi="Centaur"/>
          <w:sz w:val="28"/>
          <w:szCs w:val="28"/>
          <w:shd w:val="clear" w:color="auto" w:fill="FFFFFF"/>
          <w:rPrChange w:id="471" w:author="Nirav" w:date="2019-07-18T12:28:00Z">
            <w:rPr>
              <w:rFonts w:ascii="Adobe Garamond Pro" w:hAnsi="Adobe Garamond Pro"/>
              <w:sz w:val="26"/>
              <w:szCs w:val="26"/>
              <w:shd w:val="clear" w:color="auto" w:fill="FFFFFF"/>
            </w:rPr>
          </w:rPrChange>
        </w:rPr>
        <w:t xml:space="preserve">wrong and has dangerous impacts, I will still be served with </w:t>
      </w:r>
      <w:ins w:id="472" w:author="Nirav" w:date="2019-07-18T09:48:00Z">
        <w:r w:rsidR="009B0B8F" w:rsidRPr="00FA57B8">
          <w:rPr>
            <w:rFonts w:ascii="Centaur" w:hAnsi="Centaur"/>
            <w:sz w:val="28"/>
            <w:szCs w:val="28"/>
            <w:shd w:val="clear" w:color="auto" w:fill="FFFFFF"/>
            <w:rPrChange w:id="473" w:author="Nirav" w:date="2019-07-18T12:28:00Z">
              <w:rPr>
                <w:rFonts w:ascii="Adobe Garamond Pro" w:hAnsi="Adobe Garamond Pro"/>
                <w:sz w:val="26"/>
                <w:szCs w:val="26"/>
                <w:shd w:val="clear" w:color="auto" w:fill="FFFFFF"/>
              </w:rPr>
            </w:rPrChange>
          </w:rPr>
          <w:t xml:space="preserve">the </w:t>
        </w:r>
      </w:ins>
      <w:r w:rsidRPr="00FA57B8">
        <w:rPr>
          <w:rFonts w:ascii="Centaur" w:hAnsi="Centaur"/>
          <w:sz w:val="28"/>
          <w:szCs w:val="28"/>
          <w:shd w:val="clear" w:color="auto" w:fill="FFFFFF"/>
          <w:rPrChange w:id="474" w:author="Nirav" w:date="2019-07-18T12:28:00Z">
            <w:rPr>
              <w:rFonts w:ascii="Adobe Garamond Pro" w:hAnsi="Adobe Garamond Pro"/>
              <w:sz w:val="26"/>
              <w:szCs w:val="26"/>
              <w:shd w:val="clear" w:color="auto" w:fill="FFFFFF"/>
            </w:rPr>
          </w:rPrChange>
        </w:rPr>
        <w:t>content that reaffirms my beliefs. The algorithm connects me with people who have the same viewpoint that I have</w:t>
      </w:r>
      <w:ins w:id="475" w:author="Nirav" w:date="2019-07-18T09:49:00Z">
        <w:r w:rsidR="009B0B8F" w:rsidRPr="00FA57B8">
          <w:rPr>
            <w:rFonts w:ascii="Centaur" w:hAnsi="Centaur"/>
            <w:sz w:val="28"/>
            <w:szCs w:val="28"/>
            <w:shd w:val="clear" w:color="auto" w:fill="FFFFFF"/>
            <w:rPrChange w:id="476"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477" w:author="Nirav" w:date="2019-07-18T12:28:00Z">
            <w:rPr>
              <w:rFonts w:ascii="Adobe Garamond Pro" w:hAnsi="Adobe Garamond Pro"/>
              <w:sz w:val="26"/>
              <w:szCs w:val="26"/>
              <w:shd w:val="clear" w:color="auto" w:fill="FFFFFF"/>
            </w:rPr>
          </w:rPrChange>
        </w:rPr>
        <w:t xml:space="preserve"> </w:t>
      </w:r>
      <w:del w:id="478" w:author="Nirav" w:date="2019-07-18T09:49:00Z">
        <w:r w:rsidRPr="00FA57B8" w:rsidDel="009B0B8F">
          <w:rPr>
            <w:rFonts w:ascii="Centaur" w:hAnsi="Centaur"/>
            <w:sz w:val="28"/>
            <w:szCs w:val="28"/>
            <w:shd w:val="clear" w:color="auto" w:fill="FFFFFF"/>
            <w:rPrChange w:id="479" w:author="Nirav" w:date="2019-07-18T12:28:00Z">
              <w:rPr>
                <w:rFonts w:ascii="Adobe Garamond Pro" w:hAnsi="Adobe Garamond Pro"/>
                <w:sz w:val="26"/>
                <w:szCs w:val="26"/>
                <w:shd w:val="clear" w:color="auto" w:fill="FFFFFF"/>
              </w:rPr>
            </w:rPrChange>
          </w:rPr>
          <w:delText xml:space="preserve">and </w:delText>
        </w:r>
      </w:del>
      <w:ins w:id="480" w:author="Nirav" w:date="2019-07-18T09:49:00Z">
        <w:r w:rsidR="009B0B8F" w:rsidRPr="00FA57B8">
          <w:rPr>
            <w:rFonts w:ascii="Centaur" w:hAnsi="Centaur"/>
            <w:sz w:val="28"/>
            <w:szCs w:val="28"/>
            <w:shd w:val="clear" w:color="auto" w:fill="FFFFFF"/>
            <w:rPrChange w:id="481" w:author="Nirav" w:date="2019-07-18T12:28:00Z">
              <w:rPr>
                <w:rFonts w:ascii="Adobe Garamond Pro" w:hAnsi="Adobe Garamond Pro"/>
                <w:sz w:val="26"/>
                <w:szCs w:val="26"/>
                <w:shd w:val="clear" w:color="auto" w:fill="FFFFFF"/>
              </w:rPr>
            </w:rPrChange>
          </w:rPr>
          <w:t>A</w:t>
        </w:r>
        <w:r w:rsidR="009B0B8F" w:rsidRPr="00FA57B8">
          <w:rPr>
            <w:rFonts w:ascii="Centaur" w:hAnsi="Centaur"/>
            <w:sz w:val="28"/>
            <w:szCs w:val="28"/>
            <w:shd w:val="clear" w:color="auto" w:fill="FFFFFF"/>
            <w:rPrChange w:id="482" w:author="Nirav" w:date="2019-07-18T12:28:00Z">
              <w:rPr>
                <w:rFonts w:ascii="Adobe Garamond Pro" w:hAnsi="Adobe Garamond Pro"/>
                <w:sz w:val="26"/>
                <w:szCs w:val="26"/>
                <w:shd w:val="clear" w:color="auto" w:fill="FFFFFF"/>
              </w:rPr>
            </w:rPrChange>
          </w:rPr>
          <w:t xml:space="preserve">nd </w:t>
        </w:r>
      </w:ins>
      <w:del w:id="483" w:author="Nirav" w:date="2019-07-18T09:49:00Z">
        <w:r w:rsidRPr="00FA57B8" w:rsidDel="009B0B8F">
          <w:rPr>
            <w:rFonts w:ascii="Centaur" w:hAnsi="Centaur"/>
            <w:sz w:val="28"/>
            <w:szCs w:val="28"/>
            <w:shd w:val="clear" w:color="auto" w:fill="FFFFFF"/>
            <w:rPrChange w:id="484" w:author="Nirav" w:date="2019-07-18T12:28:00Z">
              <w:rPr>
                <w:rFonts w:ascii="Adobe Garamond Pro" w:hAnsi="Adobe Garamond Pro"/>
                <w:sz w:val="26"/>
                <w:szCs w:val="26"/>
                <w:shd w:val="clear" w:color="auto" w:fill="FFFFFF"/>
              </w:rPr>
            </w:rPrChange>
          </w:rPr>
          <w:delText xml:space="preserve">even </w:delText>
        </w:r>
      </w:del>
      <w:r w:rsidRPr="00FA57B8">
        <w:rPr>
          <w:rFonts w:ascii="Centaur" w:hAnsi="Centaur"/>
          <w:sz w:val="28"/>
          <w:szCs w:val="28"/>
          <w:shd w:val="clear" w:color="auto" w:fill="FFFFFF"/>
          <w:rPrChange w:id="485" w:author="Nirav" w:date="2019-07-18T12:28:00Z">
            <w:rPr>
              <w:rFonts w:ascii="Adobe Garamond Pro" w:hAnsi="Adobe Garamond Pro"/>
              <w:sz w:val="26"/>
              <w:szCs w:val="26"/>
              <w:shd w:val="clear" w:color="auto" w:fill="FFFFFF"/>
            </w:rPr>
          </w:rPrChange>
        </w:rPr>
        <w:t xml:space="preserve">if </w:t>
      </w:r>
      <w:ins w:id="486" w:author="Nirav" w:date="2019-07-18T09:49:00Z">
        <w:r w:rsidR="009B0B8F" w:rsidRPr="00FA57B8">
          <w:rPr>
            <w:rFonts w:ascii="Centaur" w:hAnsi="Centaur"/>
            <w:sz w:val="28"/>
            <w:szCs w:val="28"/>
            <w:shd w:val="clear" w:color="auto" w:fill="FFFFFF"/>
            <w:rPrChange w:id="487" w:author="Nirav" w:date="2019-07-18T12:28:00Z">
              <w:rPr>
                <w:rFonts w:ascii="Adobe Garamond Pro" w:hAnsi="Adobe Garamond Pro"/>
                <w:sz w:val="26"/>
                <w:szCs w:val="26"/>
                <w:shd w:val="clear" w:color="auto" w:fill="FFFFFF"/>
              </w:rPr>
            </w:rPrChange>
          </w:rPr>
          <w:t xml:space="preserve">later </w:t>
        </w:r>
      </w:ins>
      <w:r w:rsidRPr="00FA57B8">
        <w:rPr>
          <w:rFonts w:ascii="Centaur" w:hAnsi="Centaur"/>
          <w:sz w:val="28"/>
          <w:szCs w:val="28"/>
          <w:shd w:val="clear" w:color="auto" w:fill="FFFFFF"/>
          <w:rPrChange w:id="488" w:author="Nirav" w:date="2019-07-18T12:28:00Z">
            <w:rPr>
              <w:rFonts w:ascii="Adobe Garamond Pro" w:hAnsi="Adobe Garamond Pro"/>
              <w:sz w:val="26"/>
              <w:szCs w:val="26"/>
              <w:shd w:val="clear" w:color="auto" w:fill="FFFFFF"/>
            </w:rPr>
          </w:rPrChange>
        </w:rPr>
        <w:t xml:space="preserve">I am </w:t>
      </w:r>
      <w:del w:id="489" w:author="Nirav" w:date="2019-07-18T09:49:00Z">
        <w:r w:rsidRPr="00FA57B8" w:rsidDel="009B0B8F">
          <w:rPr>
            <w:rFonts w:ascii="Centaur" w:hAnsi="Centaur"/>
            <w:sz w:val="28"/>
            <w:szCs w:val="28"/>
            <w:shd w:val="clear" w:color="auto" w:fill="FFFFFF"/>
            <w:rPrChange w:id="490" w:author="Nirav" w:date="2019-07-18T12:28:00Z">
              <w:rPr>
                <w:rFonts w:ascii="Adobe Garamond Pro" w:hAnsi="Adobe Garamond Pro"/>
                <w:sz w:val="26"/>
                <w:szCs w:val="26"/>
                <w:shd w:val="clear" w:color="auto" w:fill="FFFFFF"/>
              </w:rPr>
            </w:rPrChange>
          </w:rPr>
          <w:delText xml:space="preserve">later </w:delText>
        </w:r>
      </w:del>
      <w:r w:rsidRPr="00FA57B8">
        <w:rPr>
          <w:rFonts w:ascii="Centaur" w:hAnsi="Centaur"/>
          <w:sz w:val="28"/>
          <w:szCs w:val="28"/>
          <w:shd w:val="clear" w:color="auto" w:fill="FFFFFF"/>
          <w:rPrChange w:id="491" w:author="Nirav" w:date="2019-07-18T12:28:00Z">
            <w:rPr>
              <w:rFonts w:ascii="Adobe Garamond Pro" w:hAnsi="Adobe Garamond Pro"/>
              <w:sz w:val="26"/>
              <w:szCs w:val="26"/>
              <w:shd w:val="clear" w:color="auto" w:fill="FFFFFF"/>
            </w:rPr>
          </w:rPrChange>
        </w:rPr>
        <w:t xml:space="preserve">presented with </w:t>
      </w:r>
      <w:del w:id="492" w:author="Nirav" w:date="2019-07-18T09:50:00Z">
        <w:r w:rsidRPr="00FA57B8" w:rsidDel="009B0B8F">
          <w:rPr>
            <w:rFonts w:ascii="Centaur" w:hAnsi="Centaur"/>
            <w:sz w:val="28"/>
            <w:szCs w:val="28"/>
            <w:shd w:val="clear" w:color="auto" w:fill="FFFFFF"/>
            <w:rPrChange w:id="493" w:author="Nirav" w:date="2019-07-18T12:28:00Z">
              <w:rPr>
                <w:rFonts w:ascii="Adobe Garamond Pro" w:hAnsi="Adobe Garamond Pro"/>
                <w:sz w:val="26"/>
                <w:szCs w:val="26"/>
                <w:shd w:val="clear" w:color="auto" w:fill="FFFFFF"/>
              </w:rPr>
            </w:rPrChange>
          </w:rPr>
          <w:delText xml:space="preserve">the </w:delText>
        </w:r>
      </w:del>
      <w:ins w:id="494" w:author="Nirav" w:date="2019-07-18T09:50:00Z">
        <w:r w:rsidR="009B0B8F" w:rsidRPr="00FA57B8">
          <w:rPr>
            <w:rFonts w:ascii="Centaur" w:hAnsi="Centaur"/>
            <w:sz w:val="28"/>
            <w:szCs w:val="28"/>
            <w:shd w:val="clear" w:color="auto" w:fill="FFFFFF"/>
            <w:rPrChange w:id="495" w:author="Nirav" w:date="2019-07-18T12:28:00Z">
              <w:rPr>
                <w:rFonts w:ascii="Adobe Garamond Pro" w:hAnsi="Adobe Garamond Pro"/>
                <w:sz w:val="26"/>
                <w:szCs w:val="26"/>
                <w:shd w:val="clear" w:color="auto" w:fill="FFFFFF"/>
              </w:rPr>
            </w:rPrChange>
          </w:rPr>
          <w:t xml:space="preserve">contradicting </w:t>
        </w:r>
      </w:ins>
      <w:del w:id="496" w:author="Nirav" w:date="2019-07-18T09:49:00Z">
        <w:r w:rsidRPr="00FA57B8" w:rsidDel="009B0B8F">
          <w:rPr>
            <w:rFonts w:ascii="Centaur" w:hAnsi="Centaur"/>
            <w:sz w:val="28"/>
            <w:szCs w:val="28"/>
            <w:shd w:val="clear" w:color="auto" w:fill="FFFFFF"/>
            <w:rPrChange w:id="497" w:author="Nirav" w:date="2019-07-18T12:28:00Z">
              <w:rPr>
                <w:rFonts w:ascii="Adobe Garamond Pro" w:hAnsi="Adobe Garamond Pro"/>
                <w:sz w:val="26"/>
                <w:szCs w:val="26"/>
                <w:shd w:val="clear" w:color="auto" w:fill="FFFFFF"/>
              </w:rPr>
            </w:rPrChange>
          </w:rPr>
          <w:delText>facts</w:delText>
        </w:r>
      </w:del>
      <w:ins w:id="498" w:author="Nirav" w:date="2019-07-18T09:49:00Z">
        <w:r w:rsidR="009B0B8F" w:rsidRPr="00FA57B8">
          <w:rPr>
            <w:rFonts w:ascii="Centaur" w:hAnsi="Centaur"/>
            <w:sz w:val="28"/>
            <w:szCs w:val="28"/>
            <w:shd w:val="clear" w:color="auto" w:fill="FFFFFF"/>
            <w:rPrChange w:id="499" w:author="Nirav" w:date="2019-07-18T12:28:00Z">
              <w:rPr>
                <w:rFonts w:ascii="Adobe Garamond Pro" w:hAnsi="Adobe Garamond Pro"/>
                <w:sz w:val="26"/>
                <w:szCs w:val="26"/>
                <w:shd w:val="clear" w:color="auto" w:fill="FFFFFF"/>
              </w:rPr>
            </w:rPrChange>
          </w:rPr>
          <w:t>facts,</w:t>
        </w:r>
      </w:ins>
      <w:r w:rsidRPr="00FA57B8">
        <w:rPr>
          <w:rFonts w:ascii="Centaur" w:hAnsi="Centaur"/>
          <w:sz w:val="28"/>
          <w:szCs w:val="28"/>
          <w:shd w:val="clear" w:color="auto" w:fill="FFFFFF"/>
          <w:rPrChange w:id="500" w:author="Nirav" w:date="2019-07-18T12:28:00Z">
            <w:rPr>
              <w:rFonts w:ascii="Adobe Garamond Pro" w:hAnsi="Adobe Garamond Pro"/>
              <w:sz w:val="26"/>
              <w:szCs w:val="26"/>
              <w:shd w:val="clear" w:color="auto" w:fill="FFFFFF"/>
            </w:rPr>
          </w:rPrChange>
        </w:rPr>
        <w:t xml:space="preserve"> I </w:t>
      </w:r>
      <w:del w:id="501" w:author="Nirav" w:date="2019-07-18T09:50:00Z">
        <w:r w:rsidRPr="00FA57B8" w:rsidDel="009B0B8F">
          <w:rPr>
            <w:rFonts w:ascii="Centaur" w:hAnsi="Centaur"/>
            <w:sz w:val="28"/>
            <w:szCs w:val="28"/>
            <w:shd w:val="clear" w:color="auto" w:fill="FFFFFF"/>
            <w:rPrChange w:id="502" w:author="Nirav" w:date="2019-07-18T12:28:00Z">
              <w:rPr>
                <w:rFonts w:ascii="Adobe Garamond Pro" w:hAnsi="Adobe Garamond Pro"/>
                <w:sz w:val="26"/>
                <w:szCs w:val="26"/>
                <w:shd w:val="clear" w:color="auto" w:fill="FFFFFF"/>
              </w:rPr>
            </w:rPrChange>
          </w:rPr>
          <w:delText xml:space="preserve">would </w:delText>
        </w:r>
      </w:del>
      <w:ins w:id="503" w:author="Nirav" w:date="2019-07-18T09:50:00Z">
        <w:r w:rsidR="009B0B8F" w:rsidRPr="00FA57B8">
          <w:rPr>
            <w:rFonts w:ascii="Centaur" w:hAnsi="Centaur"/>
            <w:sz w:val="28"/>
            <w:szCs w:val="28"/>
            <w:shd w:val="clear" w:color="auto" w:fill="FFFFFF"/>
            <w:rPrChange w:id="504" w:author="Nirav" w:date="2019-07-18T12:28:00Z">
              <w:rPr>
                <w:rFonts w:ascii="Adobe Garamond Pro" w:hAnsi="Adobe Garamond Pro"/>
                <w:sz w:val="26"/>
                <w:szCs w:val="26"/>
                <w:shd w:val="clear" w:color="auto" w:fill="FFFFFF"/>
              </w:rPr>
            </w:rPrChange>
          </w:rPr>
          <w:t xml:space="preserve">simply refuse to believe them, </w:t>
        </w:r>
      </w:ins>
      <w:del w:id="505" w:author="Nirav" w:date="2019-07-18T09:51:00Z">
        <w:r w:rsidRPr="00FA57B8" w:rsidDel="009B0B8F">
          <w:rPr>
            <w:rFonts w:ascii="Centaur" w:hAnsi="Centaur"/>
            <w:sz w:val="28"/>
            <w:szCs w:val="28"/>
            <w:shd w:val="clear" w:color="auto" w:fill="FFFFFF"/>
            <w:rPrChange w:id="506" w:author="Nirav" w:date="2019-07-18T12:28:00Z">
              <w:rPr>
                <w:rFonts w:ascii="Adobe Garamond Pro" w:hAnsi="Adobe Garamond Pro"/>
                <w:sz w:val="26"/>
                <w:szCs w:val="26"/>
                <w:shd w:val="clear" w:color="auto" w:fill="FFFFFF"/>
              </w:rPr>
            </w:rPrChange>
          </w:rPr>
          <w:delText>have already found my cult</w:delText>
        </w:r>
      </w:del>
      <w:ins w:id="507" w:author="Nirav" w:date="2019-07-18T09:51:00Z">
        <w:r w:rsidR="009B0B8F" w:rsidRPr="00FA57B8">
          <w:rPr>
            <w:rFonts w:ascii="Centaur" w:hAnsi="Centaur"/>
            <w:sz w:val="28"/>
            <w:szCs w:val="28"/>
            <w:shd w:val="clear" w:color="auto" w:fill="FFFFFF"/>
            <w:rPrChange w:id="508" w:author="Nirav" w:date="2019-07-18T12:28:00Z">
              <w:rPr>
                <w:rFonts w:ascii="Adobe Garamond Pro" w:hAnsi="Adobe Garamond Pro"/>
                <w:sz w:val="26"/>
                <w:szCs w:val="26"/>
                <w:shd w:val="clear" w:color="auto" w:fill="FFFFFF"/>
              </w:rPr>
            </w:rPrChange>
          </w:rPr>
          <w:t>using my newly found cult as a shield</w:t>
        </w:r>
      </w:ins>
      <w:del w:id="509" w:author="Nirav" w:date="2019-07-18T09:31:00Z">
        <w:r w:rsidRPr="00FA57B8" w:rsidDel="009B0B8F">
          <w:rPr>
            <w:rFonts w:ascii="Centaur" w:hAnsi="Centaur"/>
            <w:sz w:val="28"/>
            <w:szCs w:val="28"/>
            <w:shd w:val="clear" w:color="auto" w:fill="FFFFFF"/>
            <w:rPrChange w:id="510" w:author="Nirav" w:date="2019-07-18T12:28:00Z">
              <w:rPr>
                <w:rFonts w:ascii="Adobe Garamond Pro" w:hAnsi="Adobe Garamond Pro"/>
                <w:sz w:val="26"/>
                <w:szCs w:val="26"/>
                <w:shd w:val="clear" w:color="auto" w:fill="FFFFFF"/>
              </w:rPr>
            </w:rPrChange>
          </w:rPr>
          <w:delText xml:space="preserve">, </w:delText>
        </w:r>
      </w:del>
      <w:ins w:id="511" w:author="Nirav" w:date="2019-07-18T09:31:00Z">
        <w:r w:rsidR="009B0B8F" w:rsidRPr="00FA57B8">
          <w:rPr>
            <w:rFonts w:ascii="Centaur" w:hAnsi="Centaur"/>
            <w:sz w:val="28"/>
            <w:szCs w:val="28"/>
            <w:shd w:val="clear" w:color="auto" w:fill="FFFFFF"/>
            <w:rPrChange w:id="512" w:author="Nirav" w:date="2019-07-18T12:28:00Z">
              <w:rPr>
                <w:rFonts w:ascii="Adobe Garamond Pro" w:hAnsi="Adobe Garamond Pro"/>
                <w:sz w:val="26"/>
                <w:szCs w:val="26"/>
                <w:shd w:val="clear" w:color="auto" w:fill="FFFFFF"/>
              </w:rPr>
            </w:rPrChange>
          </w:rPr>
          <w:t>.</w:t>
        </w:r>
        <w:r w:rsidR="009B0B8F" w:rsidRPr="00FA57B8">
          <w:rPr>
            <w:rFonts w:ascii="Centaur" w:hAnsi="Centaur"/>
            <w:sz w:val="28"/>
            <w:szCs w:val="28"/>
            <w:shd w:val="clear" w:color="auto" w:fill="FFFFFF"/>
            <w:rPrChange w:id="513"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514" w:author="Nirav" w:date="2019-07-18T12:28:00Z">
            <w:rPr>
              <w:rFonts w:ascii="Adobe Garamond Pro" w:hAnsi="Adobe Garamond Pro"/>
              <w:sz w:val="26"/>
              <w:szCs w:val="26"/>
              <w:shd w:val="clear" w:color="auto" w:fill="FFFFFF"/>
            </w:rPr>
          </w:rPrChange>
        </w:rPr>
        <w:t xml:space="preserve">If this many people believe </w:t>
      </w:r>
      <w:del w:id="515" w:author="Nirav" w:date="2019-07-18T13:17:00Z">
        <w:r w:rsidRPr="00FA57B8" w:rsidDel="00FA522A">
          <w:rPr>
            <w:rFonts w:ascii="Centaur" w:hAnsi="Centaur"/>
            <w:sz w:val="28"/>
            <w:szCs w:val="28"/>
            <w:shd w:val="clear" w:color="auto" w:fill="FFFFFF"/>
            <w:rPrChange w:id="516" w:author="Nirav" w:date="2019-07-18T12:28:00Z">
              <w:rPr>
                <w:rFonts w:ascii="Adobe Garamond Pro" w:hAnsi="Adobe Garamond Pro"/>
                <w:sz w:val="26"/>
                <w:szCs w:val="26"/>
                <w:shd w:val="clear" w:color="auto" w:fill="FFFFFF"/>
              </w:rPr>
            </w:rPrChange>
          </w:rPr>
          <w:delText>this</w:delText>
        </w:r>
      </w:del>
      <w:ins w:id="517" w:author="Nirav" w:date="2019-07-18T13:17:00Z">
        <w:r w:rsidR="00FA522A">
          <w:rPr>
            <w:rFonts w:ascii="Centaur" w:hAnsi="Centaur"/>
            <w:sz w:val="28"/>
            <w:szCs w:val="28"/>
            <w:shd w:val="clear" w:color="auto" w:fill="FFFFFF"/>
          </w:rPr>
          <w:t>it</w:t>
        </w:r>
      </w:ins>
      <w:r w:rsidRPr="00FA57B8">
        <w:rPr>
          <w:rFonts w:ascii="Centaur" w:hAnsi="Centaur"/>
          <w:sz w:val="28"/>
          <w:szCs w:val="28"/>
          <w:shd w:val="clear" w:color="auto" w:fill="FFFFFF"/>
          <w:rPrChange w:id="518" w:author="Nirav" w:date="2019-07-18T12:28:00Z">
            <w:rPr>
              <w:rFonts w:ascii="Adobe Garamond Pro" w:hAnsi="Adobe Garamond Pro"/>
              <w:sz w:val="26"/>
              <w:szCs w:val="26"/>
              <w:shd w:val="clear" w:color="auto" w:fill="FFFFFF"/>
            </w:rPr>
          </w:rPrChange>
        </w:rPr>
        <w:t xml:space="preserve">, it must be right, right? </w:t>
      </w:r>
    </w:p>
    <w:p w14:paraId="77D5C162" w14:textId="77777777" w:rsidR="009B0B8F" w:rsidRPr="00FA57B8" w:rsidRDefault="00231886" w:rsidP="00231886">
      <w:pPr>
        <w:jc w:val="both"/>
        <w:rPr>
          <w:ins w:id="519" w:author="Nirav" w:date="2019-07-18T09:52:00Z"/>
          <w:rFonts w:ascii="Centaur" w:hAnsi="Centaur"/>
          <w:sz w:val="28"/>
          <w:szCs w:val="28"/>
          <w:shd w:val="clear" w:color="auto" w:fill="FFFFFF"/>
          <w:rPrChange w:id="520" w:author="Nirav" w:date="2019-07-18T12:28:00Z">
            <w:rPr>
              <w:ins w:id="521" w:author="Nirav" w:date="2019-07-18T09:52:00Z"/>
              <w:rFonts w:ascii="Adobe Garamond Pro" w:hAnsi="Adobe Garamond Pro"/>
              <w:sz w:val="26"/>
              <w:szCs w:val="26"/>
              <w:shd w:val="clear" w:color="auto" w:fill="FFFFFF"/>
            </w:rPr>
          </w:rPrChange>
        </w:rPr>
      </w:pPr>
      <w:r w:rsidRPr="00FA57B8">
        <w:rPr>
          <w:rFonts w:ascii="Centaur" w:hAnsi="Centaur"/>
          <w:sz w:val="28"/>
          <w:szCs w:val="28"/>
          <w:shd w:val="clear" w:color="auto" w:fill="FFFFFF"/>
          <w:rPrChange w:id="522" w:author="Nirav" w:date="2019-07-18T12:28:00Z">
            <w:rPr>
              <w:rFonts w:ascii="Adobe Garamond Pro" w:hAnsi="Adobe Garamond Pro"/>
              <w:sz w:val="26"/>
              <w:szCs w:val="26"/>
              <w:shd w:val="clear" w:color="auto" w:fill="FFFFFF"/>
            </w:rPr>
          </w:rPrChange>
        </w:rPr>
        <w:t>Metaphorically we are trapped in a bubble and everything that doesn't line up with what we think is filtered from our content diet. This essentially is what internet activist</w:t>
      </w:r>
      <w:ins w:id="523" w:author="Nirav" w:date="2019-07-18T09:52:00Z">
        <w:r w:rsidR="009B0B8F" w:rsidRPr="00FA57B8">
          <w:rPr>
            <w:rFonts w:ascii="Centaur" w:hAnsi="Centaur"/>
            <w:sz w:val="28"/>
            <w:szCs w:val="28"/>
            <w:shd w:val="clear" w:color="auto" w:fill="FFFFFF"/>
            <w:rPrChange w:id="524" w:author="Nirav" w:date="2019-07-18T12:28:00Z">
              <w:rPr>
                <w:rFonts w:ascii="Adobe Garamond Pro" w:hAnsi="Adobe Garamond Pro"/>
                <w:sz w:val="26"/>
                <w:szCs w:val="26"/>
                <w:shd w:val="clear" w:color="auto" w:fill="FFFFFF"/>
              </w:rPr>
            </w:rPrChange>
          </w:rPr>
          <w:t>s</w:t>
        </w:r>
      </w:ins>
      <w:r w:rsidRPr="00FA57B8">
        <w:rPr>
          <w:rFonts w:ascii="Centaur" w:hAnsi="Centaur"/>
          <w:sz w:val="28"/>
          <w:szCs w:val="28"/>
          <w:shd w:val="clear" w:color="auto" w:fill="FFFFFF"/>
          <w:rPrChange w:id="525" w:author="Nirav" w:date="2019-07-18T12:28:00Z">
            <w:rPr>
              <w:rFonts w:ascii="Adobe Garamond Pro" w:hAnsi="Adobe Garamond Pro"/>
              <w:sz w:val="26"/>
              <w:szCs w:val="26"/>
              <w:shd w:val="clear" w:color="auto" w:fill="FFFFFF"/>
            </w:rPr>
          </w:rPrChange>
        </w:rPr>
        <w:t xml:space="preserve"> are referring to as the Filter Bubble. The Wikipedia page defines filter bubble as, “A state of intellectual isolation that allegedly can result from personalized searches when a website algorithm selectively guesses what information a user would like to see based on information about the user, such as location, past click-behavior and search history.” </w:t>
      </w:r>
    </w:p>
    <w:p w14:paraId="71D6F700" w14:textId="77777777" w:rsidR="009B0B8F" w:rsidRPr="00FA57B8" w:rsidRDefault="00231886" w:rsidP="00231886">
      <w:pPr>
        <w:jc w:val="both"/>
        <w:rPr>
          <w:ins w:id="526" w:author="Nirav" w:date="2019-07-18T09:52:00Z"/>
          <w:rFonts w:ascii="Centaur" w:hAnsi="Centaur"/>
          <w:sz w:val="28"/>
          <w:szCs w:val="28"/>
          <w:shd w:val="clear" w:color="auto" w:fill="FFFFFF"/>
          <w:rPrChange w:id="527" w:author="Nirav" w:date="2019-07-18T12:28:00Z">
            <w:rPr>
              <w:ins w:id="528" w:author="Nirav" w:date="2019-07-18T09:52:00Z"/>
              <w:rFonts w:ascii="Adobe Garamond Pro" w:hAnsi="Adobe Garamond Pro"/>
              <w:sz w:val="26"/>
              <w:szCs w:val="26"/>
              <w:shd w:val="clear" w:color="auto" w:fill="FFFFFF"/>
            </w:rPr>
          </w:rPrChange>
        </w:rPr>
      </w:pPr>
      <w:r w:rsidRPr="00FA57B8">
        <w:rPr>
          <w:rFonts w:ascii="Centaur" w:hAnsi="Centaur"/>
          <w:b/>
          <w:bCs/>
          <w:sz w:val="28"/>
          <w:szCs w:val="28"/>
          <w:shd w:val="clear" w:color="auto" w:fill="FFFFFF"/>
          <w:rPrChange w:id="529" w:author="Nirav" w:date="2019-07-18T12:28:00Z">
            <w:rPr>
              <w:rFonts w:ascii="Adobe Garamond Pro" w:hAnsi="Adobe Garamond Pro"/>
              <w:sz w:val="26"/>
              <w:szCs w:val="26"/>
              <w:shd w:val="clear" w:color="auto" w:fill="FFFFFF"/>
            </w:rPr>
          </w:rPrChange>
        </w:rPr>
        <w:t>Impact</w:t>
      </w:r>
      <w:r w:rsidRPr="00FA57B8">
        <w:rPr>
          <w:rFonts w:ascii="Centaur" w:hAnsi="Centaur"/>
          <w:sz w:val="28"/>
          <w:szCs w:val="28"/>
          <w:shd w:val="clear" w:color="auto" w:fill="FFFFFF"/>
          <w:rPrChange w:id="530" w:author="Nirav" w:date="2019-07-18T12:28:00Z">
            <w:rPr>
              <w:rFonts w:ascii="Adobe Garamond Pro" w:hAnsi="Adobe Garamond Pro"/>
              <w:sz w:val="26"/>
              <w:szCs w:val="26"/>
              <w:shd w:val="clear" w:color="auto" w:fill="FFFFFF"/>
            </w:rPr>
          </w:rPrChange>
        </w:rPr>
        <w:t xml:space="preserve"> </w:t>
      </w:r>
    </w:p>
    <w:p w14:paraId="50F92B11" w14:textId="77777777" w:rsidR="009B0B8F" w:rsidRPr="00FA57B8" w:rsidRDefault="00231886" w:rsidP="00231886">
      <w:pPr>
        <w:jc w:val="both"/>
        <w:rPr>
          <w:ins w:id="531" w:author="Nirav" w:date="2019-07-18T09:55:00Z"/>
          <w:rFonts w:ascii="Centaur" w:hAnsi="Centaur"/>
          <w:sz w:val="28"/>
          <w:szCs w:val="28"/>
          <w:shd w:val="clear" w:color="auto" w:fill="FFFFFF"/>
          <w:rPrChange w:id="532" w:author="Nirav" w:date="2019-07-18T12:28:00Z">
            <w:rPr>
              <w:ins w:id="533" w:author="Nirav" w:date="2019-07-18T09:55:00Z"/>
              <w:rFonts w:ascii="Adobe Garamond Pro" w:hAnsi="Adobe Garamond Pro"/>
              <w:sz w:val="26"/>
              <w:szCs w:val="26"/>
              <w:shd w:val="clear" w:color="auto" w:fill="FFFFFF"/>
            </w:rPr>
          </w:rPrChange>
        </w:rPr>
      </w:pPr>
      <w:r w:rsidRPr="00FA57B8">
        <w:rPr>
          <w:rFonts w:ascii="Centaur" w:hAnsi="Centaur"/>
          <w:sz w:val="28"/>
          <w:szCs w:val="28"/>
          <w:shd w:val="clear" w:color="auto" w:fill="FFFFFF"/>
          <w:rPrChange w:id="534" w:author="Nirav" w:date="2019-07-18T12:28:00Z">
            <w:rPr>
              <w:rFonts w:ascii="Adobe Garamond Pro" w:hAnsi="Adobe Garamond Pro"/>
              <w:sz w:val="26"/>
              <w:szCs w:val="26"/>
              <w:shd w:val="clear" w:color="auto" w:fill="FFFFFF"/>
            </w:rPr>
          </w:rPrChange>
        </w:rPr>
        <w:t xml:space="preserve">So why should you care? I mean when you are getting your daily dose of pictures from that one girl you had a crush on five years ago, why </w:t>
      </w:r>
      <w:del w:id="535" w:author="Nirav" w:date="2019-07-18T09:52:00Z">
        <w:r w:rsidRPr="00FA57B8" w:rsidDel="009B0B8F">
          <w:rPr>
            <w:rFonts w:ascii="Centaur" w:hAnsi="Centaur"/>
            <w:sz w:val="28"/>
            <w:szCs w:val="28"/>
            <w:shd w:val="clear" w:color="auto" w:fill="FFFFFF"/>
            <w:rPrChange w:id="536" w:author="Nirav" w:date="2019-07-18T12:28:00Z">
              <w:rPr>
                <w:rFonts w:ascii="Adobe Garamond Pro" w:hAnsi="Adobe Garamond Pro"/>
                <w:sz w:val="26"/>
                <w:szCs w:val="26"/>
                <w:shd w:val="clear" w:color="auto" w:fill="FFFFFF"/>
              </w:rPr>
            </w:rPrChange>
          </w:rPr>
          <w:delText xml:space="preserve">would </w:delText>
        </w:r>
      </w:del>
      <w:ins w:id="537" w:author="Nirav" w:date="2019-07-18T09:52:00Z">
        <w:r w:rsidR="009B0B8F" w:rsidRPr="00FA57B8">
          <w:rPr>
            <w:rFonts w:ascii="Centaur" w:hAnsi="Centaur"/>
            <w:sz w:val="28"/>
            <w:szCs w:val="28"/>
            <w:shd w:val="clear" w:color="auto" w:fill="FFFFFF"/>
            <w:rPrChange w:id="538" w:author="Nirav" w:date="2019-07-18T12:28:00Z">
              <w:rPr>
                <w:rFonts w:ascii="Adobe Garamond Pro" w:hAnsi="Adobe Garamond Pro"/>
                <w:sz w:val="26"/>
                <w:szCs w:val="26"/>
                <w:shd w:val="clear" w:color="auto" w:fill="FFFFFF"/>
              </w:rPr>
            </w:rPrChange>
          </w:rPr>
          <w:t xml:space="preserve">should </w:t>
        </w:r>
      </w:ins>
      <w:r w:rsidRPr="00FA57B8">
        <w:rPr>
          <w:rFonts w:ascii="Centaur" w:hAnsi="Centaur"/>
          <w:sz w:val="28"/>
          <w:szCs w:val="28"/>
          <w:shd w:val="clear" w:color="auto" w:fill="FFFFFF"/>
          <w:rPrChange w:id="539" w:author="Nirav" w:date="2019-07-18T12:28:00Z">
            <w:rPr>
              <w:rFonts w:ascii="Adobe Garamond Pro" w:hAnsi="Adobe Garamond Pro"/>
              <w:sz w:val="26"/>
              <w:szCs w:val="26"/>
              <w:shd w:val="clear" w:color="auto" w:fill="FFFFFF"/>
            </w:rPr>
          </w:rPrChange>
        </w:rPr>
        <w:t xml:space="preserve">you care about getting content you don't want to view? Well the short answer is this filter bubble has real world </w:t>
      </w:r>
      <w:commentRangeStart w:id="540"/>
      <w:del w:id="541" w:author="Nirav" w:date="2019-07-18T09:53:00Z">
        <w:r w:rsidRPr="00FA57B8" w:rsidDel="009B0B8F">
          <w:rPr>
            <w:rFonts w:ascii="Centaur" w:hAnsi="Centaur"/>
            <w:sz w:val="28"/>
            <w:szCs w:val="28"/>
            <w:shd w:val="clear" w:color="auto" w:fill="FFFFFF"/>
            <w:rPrChange w:id="542" w:author="Nirav" w:date="2019-07-18T12:28:00Z">
              <w:rPr>
                <w:rFonts w:ascii="Adobe Garamond Pro" w:hAnsi="Adobe Garamond Pro"/>
                <w:sz w:val="26"/>
                <w:szCs w:val="26"/>
                <w:shd w:val="clear" w:color="auto" w:fill="FFFFFF"/>
              </w:rPr>
            </w:rPrChange>
          </w:rPr>
          <w:delText>consensuses</w:delText>
        </w:r>
      </w:del>
      <w:ins w:id="543" w:author="Nirav" w:date="2019-07-18T09:53:00Z">
        <w:r w:rsidR="009B0B8F" w:rsidRPr="00FA57B8">
          <w:rPr>
            <w:rFonts w:ascii="Centaur" w:hAnsi="Centaur"/>
            <w:sz w:val="28"/>
            <w:szCs w:val="28"/>
            <w:shd w:val="clear" w:color="auto" w:fill="FFFFFF"/>
            <w:rPrChange w:id="544" w:author="Nirav" w:date="2019-07-18T12:28:00Z">
              <w:rPr>
                <w:rFonts w:ascii="Adobe Garamond Pro" w:hAnsi="Adobe Garamond Pro"/>
                <w:sz w:val="26"/>
                <w:szCs w:val="26"/>
                <w:shd w:val="clear" w:color="auto" w:fill="FFFFFF"/>
              </w:rPr>
            </w:rPrChange>
          </w:rPr>
          <w:t>consequences</w:t>
        </w:r>
        <w:commentRangeEnd w:id="540"/>
        <w:r w:rsidR="009B0B8F" w:rsidRPr="00FA57B8">
          <w:rPr>
            <w:rStyle w:val="CommentReference"/>
            <w:rFonts w:ascii="Centaur" w:hAnsi="Centaur"/>
            <w:sz w:val="18"/>
            <w:szCs w:val="18"/>
            <w:rPrChange w:id="545" w:author="Nirav" w:date="2019-07-18T12:28:00Z">
              <w:rPr>
                <w:rStyle w:val="CommentReference"/>
              </w:rPr>
            </w:rPrChange>
          </w:rPr>
          <w:commentReference w:id="540"/>
        </w:r>
      </w:ins>
      <w:r w:rsidRPr="00FA57B8">
        <w:rPr>
          <w:rFonts w:ascii="Centaur" w:hAnsi="Centaur"/>
          <w:sz w:val="28"/>
          <w:szCs w:val="28"/>
          <w:shd w:val="clear" w:color="auto" w:fill="FFFFFF"/>
          <w:rPrChange w:id="546" w:author="Nirav" w:date="2019-07-18T12:28:00Z">
            <w:rPr>
              <w:rFonts w:ascii="Adobe Garamond Pro" w:hAnsi="Adobe Garamond Pro"/>
              <w:sz w:val="26"/>
              <w:szCs w:val="26"/>
              <w:shd w:val="clear" w:color="auto" w:fill="FFFFFF"/>
            </w:rPr>
          </w:rPrChange>
        </w:rPr>
        <w:t xml:space="preserve">. Anti-VAX movement due to which children are actually getting measles in America and Europe started on Facebook when some misinformed moms created several Facebook pages and groups which popularized the existing notion that vaccines are bad for you and they harm </w:t>
      </w:r>
      <w:r w:rsidRPr="00FA57B8">
        <w:rPr>
          <w:rFonts w:ascii="Centaur" w:hAnsi="Centaur"/>
          <w:sz w:val="28"/>
          <w:szCs w:val="28"/>
          <w:shd w:val="clear" w:color="auto" w:fill="FFFFFF"/>
          <w:rPrChange w:id="547" w:author="Nirav" w:date="2019-07-18T12:28:00Z">
            <w:rPr>
              <w:rFonts w:ascii="Adobe Garamond Pro" w:hAnsi="Adobe Garamond Pro"/>
              <w:sz w:val="26"/>
              <w:szCs w:val="26"/>
              <w:shd w:val="clear" w:color="auto" w:fill="FFFFFF"/>
            </w:rPr>
          </w:rPrChange>
        </w:rPr>
        <w:lastRenderedPageBreak/>
        <w:t>the children</w:t>
      </w:r>
      <w:del w:id="548" w:author="Nirav" w:date="2019-07-18T09:53:00Z">
        <w:r w:rsidRPr="00FA57B8" w:rsidDel="009B0B8F">
          <w:rPr>
            <w:rFonts w:ascii="Centaur" w:hAnsi="Centaur"/>
            <w:sz w:val="28"/>
            <w:szCs w:val="28"/>
            <w:shd w:val="clear" w:color="auto" w:fill="FFFFFF"/>
            <w:rPrChange w:id="549" w:author="Nirav" w:date="2019-07-18T12:28:00Z">
              <w:rPr>
                <w:rFonts w:ascii="Adobe Garamond Pro" w:hAnsi="Adobe Garamond Pro"/>
                <w:sz w:val="26"/>
                <w:szCs w:val="26"/>
                <w:shd w:val="clear" w:color="auto" w:fill="FFFFFF"/>
              </w:rPr>
            </w:rPrChange>
          </w:rPr>
          <w:delText xml:space="preserve">; </w:delText>
        </w:r>
      </w:del>
      <w:ins w:id="550" w:author="Nirav" w:date="2019-07-18T09:53:00Z">
        <w:r w:rsidR="009B0B8F" w:rsidRPr="00FA57B8">
          <w:rPr>
            <w:rFonts w:ascii="Centaur" w:hAnsi="Centaur"/>
            <w:sz w:val="28"/>
            <w:szCs w:val="28"/>
            <w:shd w:val="clear" w:color="auto" w:fill="FFFFFF"/>
            <w:rPrChange w:id="551" w:author="Nirav" w:date="2019-07-18T12:28:00Z">
              <w:rPr>
                <w:rFonts w:ascii="Adobe Garamond Pro" w:hAnsi="Adobe Garamond Pro"/>
                <w:sz w:val="26"/>
                <w:szCs w:val="26"/>
                <w:shd w:val="clear" w:color="auto" w:fill="FFFFFF"/>
              </w:rPr>
            </w:rPrChange>
          </w:rPr>
          <w:t>.</w:t>
        </w:r>
        <w:r w:rsidR="009B0B8F" w:rsidRPr="00FA57B8">
          <w:rPr>
            <w:rFonts w:ascii="Centaur" w:hAnsi="Centaur"/>
            <w:sz w:val="28"/>
            <w:szCs w:val="28"/>
            <w:shd w:val="clear" w:color="auto" w:fill="FFFFFF"/>
            <w:rPrChange w:id="552" w:author="Nirav" w:date="2019-07-18T12:28:00Z">
              <w:rPr>
                <w:rFonts w:ascii="Adobe Garamond Pro" w:hAnsi="Adobe Garamond Pro"/>
                <w:sz w:val="26"/>
                <w:szCs w:val="26"/>
                <w:shd w:val="clear" w:color="auto" w:fill="FFFFFF"/>
              </w:rPr>
            </w:rPrChange>
          </w:rPr>
          <w:t xml:space="preserve"> </w:t>
        </w:r>
      </w:ins>
      <w:del w:id="553" w:author="Nirav" w:date="2019-07-18T09:53:00Z">
        <w:r w:rsidRPr="00FA57B8" w:rsidDel="009B0B8F">
          <w:rPr>
            <w:rFonts w:ascii="Centaur" w:hAnsi="Centaur"/>
            <w:sz w:val="28"/>
            <w:szCs w:val="28"/>
            <w:shd w:val="clear" w:color="auto" w:fill="FFFFFF"/>
            <w:rPrChange w:id="554" w:author="Nirav" w:date="2019-07-18T12:28:00Z">
              <w:rPr>
                <w:rFonts w:ascii="Adobe Garamond Pro" w:hAnsi="Adobe Garamond Pro"/>
                <w:sz w:val="26"/>
                <w:szCs w:val="26"/>
                <w:shd w:val="clear" w:color="auto" w:fill="FFFFFF"/>
              </w:rPr>
            </w:rPrChange>
          </w:rPr>
          <w:delText xml:space="preserve">which </w:delText>
        </w:r>
      </w:del>
      <w:ins w:id="555" w:author="Nirav" w:date="2019-07-18T09:53:00Z">
        <w:r w:rsidR="009B0B8F" w:rsidRPr="00FA57B8">
          <w:rPr>
            <w:rFonts w:ascii="Centaur" w:hAnsi="Centaur"/>
            <w:sz w:val="28"/>
            <w:szCs w:val="28"/>
            <w:shd w:val="clear" w:color="auto" w:fill="FFFFFF"/>
            <w:rPrChange w:id="556" w:author="Nirav" w:date="2019-07-18T12:28:00Z">
              <w:rPr>
                <w:rFonts w:ascii="Adobe Garamond Pro" w:hAnsi="Adobe Garamond Pro"/>
                <w:sz w:val="26"/>
                <w:szCs w:val="26"/>
                <w:shd w:val="clear" w:color="auto" w:fill="FFFFFF"/>
              </w:rPr>
            </w:rPrChange>
          </w:rPr>
          <w:t xml:space="preserve">This </w:t>
        </w:r>
      </w:ins>
      <w:r w:rsidRPr="00FA57B8">
        <w:rPr>
          <w:rFonts w:ascii="Centaur" w:hAnsi="Centaur"/>
          <w:sz w:val="28"/>
          <w:szCs w:val="28"/>
          <w:shd w:val="clear" w:color="auto" w:fill="FFFFFF"/>
          <w:rPrChange w:id="557" w:author="Nirav" w:date="2019-07-18T12:28:00Z">
            <w:rPr>
              <w:rFonts w:ascii="Adobe Garamond Pro" w:hAnsi="Adobe Garamond Pro"/>
              <w:sz w:val="26"/>
              <w:szCs w:val="26"/>
              <w:shd w:val="clear" w:color="auto" w:fill="FFFFFF"/>
            </w:rPr>
          </w:rPrChange>
        </w:rPr>
        <w:t xml:space="preserve">has no </w:t>
      </w:r>
      <w:del w:id="558" w:author="Nirav" w:date="2019-07-18T09:53:00Z">
        <w:r w:rsidRPr="00FA57B8" w:rsidDel="009B0B8F">
          <w:rPr>
            <w:rFonts w:ascii="Centaur" w:hAnsi="Centaur"/>
            <w:sz w:val="28"/>
            <w:szCs w:val="28"/>
            <w:shd w:val="clear" w:color="auto" w:fill="FFFFFF"/>
            <w:rPrChange w:id="559" w:author="Nirav" w:date="2019-07-18T12:28:00Z">
              <w:rPr>
                <w:rFonts w:ascii="Adobe Garamond Pro" w:hAnsi="Adobe Garamond Pro"/>
                <w:sz w:val="26"/>
                <w:szCs w:val="26"/>
                <w:shd w:val="clear" w:color="auto" w:fill="FFFFFF"/>
              </w:rPr>
            </w:rPrChange>
          </w:rPr>
          <w:delText xml:space="preserve">Scientific </w:delText>
        </w:r>
      </w:del>
      <w:ins w:id="560" w:author="Nirav" w:date="2019-07-18T09:53:00Z">
        <w:r w:rsidR="009B0B8F" w:rsidRPr="00FA57B8">
          <w:rPr>
            <w:rFonts w:ascii="Centaur" w:hAnsi="Centaur"/>
            <w:sz w:val="28"/>
            <w:szCs w:val="28"/>
            <w:shd w:val="clear" w:color="auto" w:fill="FFFFFF"/>
            <w:rPrChange w:id="561" w:author="Nirav" w:date="2019-07-18T12:28:00Z">
              <w:rPr>
                <w:rFonts w:ascii="Adobe Garamond Pro" w:hAnsi="Adobe Garamond Pro"/>
                <w:sz w:val="26"/>
                <w:szCs w:val="26"/>
                <w:shd w:val="clear" w:color="auto" w:fill="FFFFFF"/>
              </w:rPr>
            </w:rPrChange>
          </w:rPr>
          <w:t>s</w:t>
        </w:r>
        <w:r w:rsidR="009B0B8F" w:rsidRPr="00FA57B8">
          <w:rPr>
            <w:rFonts w:ascii="Centaur" w:hAnsi="Centaur"/>
            <w:sz w:val="28"/>
            <w:szCs w:val="28"/>
            <w:shd w:val="clear" w:color="auto" w:fill="FFFFFF"/>
            <w:rPrChange w:id="562" w:author="Nirav" w:date="2019-07-18T12:28:00Z">
              <w:rPr>
                <w:rFonts w:ascii="Adobe Garamond Pro" w:hAnsi="Adobe Garamond Pro"/>
                <w:sz w:val="26"/>
                <w:szCs w:val="26"/>
                <w:shd w:val="clear" w:color="auto" w:fill="FFFFFF"/>
              </w:rPr>
            </w:rPrChange>
          </w:rPr>
          <w:t xml:space="preserve">cientific </w:t>
        </w:r>
      </w:ins>
      <w:r w:rsidRPr="00FA57B8">
        <w:rPr>
          <w:rFonts w:ascii="Centaur" w:hAnsi="Centaur"/>
          <w:sz w:val="28"/>
          <w:szCs w:val="28"/>
          <w:shd w:val="clear" w:color="auto" w:fill="FFFFFF"/>
          <w:rPrChange w:id="563" w:author="Nirav" w:date="2019-07-18T12:28:00Z">
            <w:rPr>
              <w:rFonts w:ascii="Adobe Garamond Pro" w:hAnsi="Adobe Garamond Pro"/>
              <w:sz w:val="26"/>
              <w:szCs w:val="26"/>
              <w:shd w:val="clear" w:color="auto" w:fill="FFFFFF"/>
            </w:rPr>
          </w:rPrChange>
        </w:rPr>
        <w:t xml:space="preserve">backing and years of testing have proved </w:t>
      </w:r>
      <w:del w:id="564" w:author="Nirav" w:date="2019-07-18T09:53:00Z">
        <w:r w:rsidRPr="00FA57B8" w:rsidDel="009B0B8F">
          <w:rPr>
            <w:rFonts w:ascii="Centaur" w:hAnsi="Centaur"/>
            <w:sz w:val="28"/>
            <w:szCs w:val="28"/>
            <w:shd w:val="clear" w:color="auto" w:fill="FFFFFF"/>
            <w:rPrChange w:id="565" w:author="Nirav" w:date="2019-07-18T12:28:00Z">
              <w:rPr>
                <w:rFonts w:ascii="Adobe Garamond Pro" w:hAnsi="Adobe Garamond Pro"/>
                <w:sz w:val="26"/>
                <w:szCs w:val="26"/>
                <w:shd w:val="clear" w:color="auto" w:fill="FFFFFF"/>
              </w:rPr>
            </w:rPrChange>
          </w:rPr>
          <w:delText xml:space="preserve">Vaccines </w:delText>
        </w:r>
      </w:del>
      <w:ins w:id="566" w:author="Nirav" w:date="2019-07-18T09:53:00Z">
        <w:r w:rsidR="009B0B8F" w:rsidRPr="00FA57B8">
          <w:rPr>
            <w:rFonts w:ascii="Centaur" w:hAnsi="Centaur"/>
            <w:sz w:val="28"/>
            <w:szCs w:val="28"/>
            <w:shd w:val="clear" w:color="auto" w:fill="FFFFFF"/>
            <w:rPrChange w:id="567" w:author="Nirav" w:date="2019-07-18T12:28:00Z">
              <w:rPr>
                <w:rFonts w:ascii="Adobe Garamond Pro" w:hAnsi="Adobe Garamond Pro"/>
                <w:sz w:val="26"/>
                <w:szCs w:val="26"/>
                <w:shd w:val="clear" w:color="auto" w:fill="FFFFFF"/>
              </w:rPr>
            </w:rPrChange>
          </w:rPr>
          <w:t>v</w:t>
        </w:r>
        <w:r w:rsidR="009B0B8F" w:rsidRPr="00FA57B8">
          <w:rPr>
            <w:rFonts w:ascii="Centaur" w:hAnsi="Centaur"/>
            <w:sz w:val="28"/>
            <w:szCs w:val="28"/>
            <w:shd w:val="clear" w:color="auto" w:fill="FFFFFF"/>
            <w:rPrChange w:id="568" w:author="Nirav" w:date="2019-07-18T12:28:00Z">
              <w:rPr>
                <w:rFonts w:ascii="Adobe Garamond Pro" w:hAnsi="Adobe Garamond Pro"/>
                <w:sz w:val="26"/>
                <w:szCs w:val="26"/>
                <w:shd w:val="clear" w:color="auto" w:fill="FFFFFF"/>
              </w:rPr>
            </w:rPrChange>
          </w:rPr>
          <w:t xml:space="preserve">accines </w:t>
        </w:r>
      </w:ins>
      <w:r w:rsidRPr="00FA57B8">
        <w:rPr>
          <w:rFonts w:ascii="Centaur" w:hAnsi="Centaur"/>
          <w:sz w:val="28"/>
          <w:szCs w:val="28"/>
          <w:shd w:val="clear" w:color="auto" w:fill="FFFFFF"/>
          <w:rPrChange w:id="569" w:author="Nirav" w:date="2019-07-18T12:28:00Z">
            <w:rPr>
              <w:rFonts w:ascii="Adobe Garamond Pro" w:hAnsi="Adobe Garamond Pro"/>
              <w:sz w:val="26"/>
              <w:szCs w:val="26"/>
              <w:shd w:val="clear" w:color="auto" w:fill="FFFFFF"/>
            </w:rPr>
          </w:rPrChange>
        </w:rPr>
        <w:t>are safe. But when every person you meet through the group share articles in legit looking sites telling you are leading your child to autism and your child will be harmed</w:t>
      </w:r>
      <w:ins w:id="570" w:author="Nirav" w:date="2019-07-18T09:53:00Z">
        <w:r w:rsidR="009B0B8F" w:rsidRPr="00FA57B8">
          <w:rPr>
            <w:rFonts w:ascii="Centaur" w:hAnsi="Centaur"/>
            <w:sz w:val="28"/>
            <w:szCs w:val="28"/>
            <w:shd w:val="clear" w:color="auto" w:fill="FFFFFF"/>
            <w:rPrChange w:id="571"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572" w:author="Nirav" w:date="2019-07-18T12:28:00Z">
            <w:rPr>
              <w:rFonts w:ascii="Adobe Garamond Pro" w:hAnsi="Adobe Garamond Pro"/>
              <w:sz w:val="26"/>
              <w:szCs w:val="26"/>
              <w:shd w:val="clear" w:color="auto" w:fill="FFFFFF"/>
            </w:rPr>
          </w:rPrChange>
        </w:rPr>
        <w:t xml:space="preserve"> you tend to listen. This made the once extinct disease a public health crisis and children who cannot vaccinate</w:t>
      </w:r>
      <w:ins w:id="573" w:author="Nirav" w:date="2019-07-18T09:54:00Z">
        <w:r w:rsidR="009B0B8F" w:rsidRPr="00FA57B8">
          <w:rPr>
            <w:rFonts w:ascii="Centaur" w:hAnsi="Centaur"/>
            <w:sz w:val="28"/>
            <w:szCs w:val="28"/>
            <w:shd w:val="clear" w:color="auto" w:fill="FFFFFF"/>
            <w:rPrChange w:id="574" w:author="Nirav" w:date="2019-07-18T12:28:00Z">
              <w:rPr>
                <w:rFonts w:ascii="Adobe Garamond Pro" w:hAnsi="Adobe Garamond Pro"/>
                <w:sz w:val="26"/>
                <w:szCs w:val="26"/>
                <w:shd w:val="clear" w:color="auto" w:fill="FFFFFF"/>
              </w:rPr>
            </w:rPrChange>
          </w:rPr>
          <w:t>d</w:t>
        </w:r>
      </w:ins>
      <w:r w:rsidRPr="00FA57B8">
        <w:rPr>
          <w:rFonts w:ascii="Centaur" w:hAnsi="Centaur"/>
          <w:sz w:val="28"/>
          <w:szCs w:val="28"/>
          <w:shd w:val="clear" w:color="auto" w:fill="FFFFFF"/>
          <w:rPrChange w:id="575" w:author="Nirav" w:date="2019-07-18T12:28:00Z">
            <w:rPr>
              <w:rFonts w:ascii="Adobe Garamond Pro" w:hAnsi="Adobe Garamond Pro"/>
              <w:sz w:val="26"/>
              <w:szCs w:val="26"/>
              <w:shd w:val="clear" w:color="auto" w:fill="FFFFFF"/>
            </w:rPr>
          </w:rPrChange>
        </w:rPr>
        <w:t xml:space="preserve"> because of their disease are actually suffering and risking the chance of getting affected. People are dying because of a computer algorithm. </w:t>
      </w:r>
    </w:p>
    <w:p w14:paraId="200E8728" w14:textId="77777777" w:rsidR="009B0B8F" w:rsidRPr="00FA57B8" w:rsidRDefault="00231886" w:rsidP="00231886">
      <w:pPr>
        <w:jc w:val="both"/>
        <w:rPr>
          <w:ins w:id="576" w:author="Nirav" w:date="2019-07-18T09:56:00Z"/>
          <w:rFonts w:ascii="Centaur" w:hAnsi="Centaur"/>
          <w:sz w:val="28"/>
          <w:szCs w:val="28"/>
          <w:shd w:val="clear" w:color="auto" w:fill="FFFFFF"/>
          <w:rPrChange w:id="577" w:author="Nirav" w:date="2019-07-18T12:28:00Z">
            <w:rPr>
              <w:ins w:id="578" w:author="Nirav" w:date="2019-07-18T09:56:00Z"/>
              <w:rFonts w:ascii="Adobe Garamond Pro" w:hAnsi="Adobe Garamond Pro"/>
              <w:sz w:val="26"/>
              <w:szCs w:val="26"/>
              <w:shd w:val="clear" w:color="auto" w:fill="FFFFFF"/>
            </w:rPr>
          </w:rPrChange>
        </w:rPr>
      </w:pPr>
      <w:del w:id="579" w:author="Nirav" w:date="2019-07-18T09:55:00Z">
        <w:r w:rsidRPr="00FA57B8" w:rsidDel="009B0B8F">
          <w:rPr>
            <w:rFonts w:ascii="Centaur" w:hAnsi="Centaur"/>
            <w:sz w:val="28"/>
            <w:szCs w:val="28"/>
            <w:shd w:val="clear" w:color="auto" w:fill="FFFFFF"/>
            <w:rPrChange w:id="580" w:author="Nirav" w:date="2019-07-18T12:28:00Z">
              <w:rPr>
                <w:rFonts w:ascii="Adobe Garamond Pro" w:hAnsi="Adobe Garamond Pro"/>
                <w:sz w:val="26"/>
                <w:szCs w:val="26"/>
                <w:shd w:val="clear" w:color="auto" w:fill="FFFFFF"/>
              </w:rPr>
            </w:rPrChange>
          </w:rPr>
          <w:delText xml:space="preserve">This </w:delText>
        </w:r>
      </w:del>
      <w:ins w:id="581" w:author="Nirav" w:date="2019-07-18T09:55:00Z">
        <w:r w:rsidR="009B0B8F" w:rsidRPr="00FA57B8">
          <w:rPr>
            <w:rFonts w:ascii="Centaur" w:hAnsi="Centaur"/>
            <w:sz w:val="28"/>
            <w:szCs w:val="28"/>
            <w:shd w:val="clear" w:color="auto" w:fill="FFFFFF"/>
            <w:rPrChange w:id="582" w:author="Nirav" w:date="2019-07-18T12:28:00Z">
              <w:rPr>
                <w:rFonts w:ascii="Adobe Garamond Pro" w:hAnsi="Adobe Garamond Pro"/>
                <w:sz w:val="26"/>
                <w:szCs w:val="26"/>
                <w:shd w:val="clear" w:color="auto" w:fill="FFFFFF"/>
              </w:rPr>
            </w:rPrChange>
          </w:rPr>
          <w:t xml:space="preserve">The same </w:t>
        </w:r>
      </w:ins>
      <w:r w:rsidRPr="00FA57B8">
        <w:rPr>
          <w:rFonts w:ascii="Centaur" w:hAnsi="Centaur"/>
          <w:sz w:val="28"/>
          <w:szCs w:val="28"/>
          <w:shd w:val="clear" w:color="auto" w:fill="FFFFFF"/>
          <w:rPrChange w:id="583" w:author="Nirav" w:date="2019-07-18T12:28:00Z">
            <w:rPr>
              <w:rFonts w:ascii="Adobe Garamond Pro" w:hAnsi="Adobe Garamond Pro"/>
              <w:sz w:val="26"/>
              <w:szCs w:val="26"/>
              <w:shd w:val="clear" w:color="auto" w:fill="FFFFFF"/>
            </w:rPr>
          </w:rPrChange>
        </w:rPr>
        <w:t xml:space="preserve">ideological isolation has also </w:t>
      </w:r>
      <w:del w:id="584" w:author="Nirav" w:date="2019-07-18T09:54:00Z">
        <w:r w:rsidRPr="00FA57B8" w:rsidDel="009B0B8F">
          <w:rPr>
            <w:rFonts w:ascii="Centaur" w:hAnsi="Centaur"/>
            <w:sz w:val="28"/>
            <w:szCs w:val="28"/>
            <w:shd w:val="clear" w:color="auto" w:fill="FFFFFF"/>
            <w:rPrChange w:id="585" w:author="Nirav" w:date="2019-07-18T12:28:00Z">
              <w:rPr>
                <w:rFonts w:ascii="Adobe Garamond Pro" w:hAnsi="Adobe Garamond Pro"/>
                <w:sz w:val="26"/>
                <w:szCs w:val="26"/>
                <w:shd w:val="clear" w:color="auto" w:fill="FFFFFF"/>
              </w:rPr>
            </w:rPrChange>
          </w:rPr>
          <w:delText xml:space="preserve">created </w:delText>
        </w:r>
      </w:del>
      <w:ins w:id="586" w:author="Nirav" w:date="2019-07-18T09:54:00Z">
        <w:r w:rsidR="009B0B8F" w:rsidRPr="00FA57B8">
          <w:rPr>
            <w:rFonts w:ascii="Centaur" w:hAnsi="Centaur"/>
            <w:sz w:val="28"/>
            <w:szCs w:val="28"/>
            <w:shd w:val="clear" w:color="auto" w:fill="FFFFFF"/>
            <w:rPrChange w:id="587" w:author="Nirav" w:date="2019-07-18T12:28:00Z">
              <w:rPr>
                <w:rFonts w:ascii="Adobe Garamond Pro" w:hAnsi="Adobe Garamond Pro"/>
                <w:sz w:val="26"/>
                <w:szCs w:val="26"/>
                <w:shd w:val="clear" w:color="auto" w:fill="FFFFFF"/>
              </w:rPr>
            </w:rPrChange>
          </w:rPr>
          <w:t xml:space="preserve">led to the </w:t>
        </w:r>
        <w:commentRangeStart w:id="588"/>
        <w:r w:rsidR="009B0B8F" w:rsidRPr="00FA57B8">
          <w:rPr>
            <w:rFonts w:ascii="Centaur" w:hAnsi="Centaur"/>
            <w:sz w:val="28"/>
            <w:szCs w:val="28"/>
            <w:shd w:val="clear" w:color="auto" w:fill="FFFFFF"/>
            <w:rPrChange w:id="589" w:author="Nirav" w:date="2019-07-18T12:28:00Z">
              <w:rPr>
                <w:rFonts w:ascii="Adobe Garamond Pro" w:hAnsi="Adobe Garamond Pro"/>
                <w:sz w:val="26"/>
                <w:szCs w:val="26"/>
                <w:shd w:val="clear" w:color="auto" w:fill="FFFFFF"/>
              </w:rPr>
            </w:rPrChange>
          </w:rPr>
          <w:t xml:space="preserve">creation </w:t>
        </w:r>
        <w:commentRangeEnd w:id="588"/>
        <w:r w:rsidR="009B0B8F" w:rsidRPr="00FA57B8">
          <w:rPr>
            <w:rStyle w:val="CommentReference"/>
            <w:rFonts w:ascii="Centaur" w:hAnsi="Centaur"/>
            <w:sz w:val="18"/>
            <w:szCs w:val="18"/>
            <w:rPrChange w:id="590" w:author="Nirav" w:date="2019-07-18T12:28:00Z">
              <w:rPr>
                <w:rStyle w:val="CommentReference"/>
              </w:rPr>
            </w:rPrChange>
          </w:rPr>
          <w:commentReference w:id="588"/>
        </w:r>
        <w:r w:rsidR="009B0B8F" w:rsidRPr="00FA57B8">
          <w:rPr>
            <w:rFonts w:ascii="Centaur" w:hAnsi="Centaur"/>
            <w:sz w:val="28"/>
            <w:szCs w:val="28"/>
            <w:shd w:val="clear" w:color="auto" w:fill="FFFFFF"/>
            <w:rPrChange w:id="591" w:author="Nirav" w:date="2019-07-18T12:28:00Z">
              <w:rPr>
                <w:rFonts w:ascii="Adobe Garamond Pro" w:hAnsi="Adobe Garamond Pro"/>
                <w:sz w:val="26"/>
                <w:szCs w:val="26"/>
                <w:shd w:val="clear" w:color="auto" w:fill="FFFFFF"/>
              </w:rPr>
            </w:rPrChange>
          </w:rPr>
          <w:t>of</w:t>
        </w:r>
        <w:r w:rsidR="009B0B8F" w:rsidRPr="00FA57B8">
          <w:rPr>
            <w:rFonts w:ascii="Centaur" w:hAnsi="Centaur"/>
            <w:sz w:val="28"/>
            <w:szCs w:val="28"/>
            <w:shd w:val="clear" w:color="auto" w:fill="FFFFFF"/>
            <w:rPrChange w:id="592"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593" w:author="Nirav" w:date="2019-07-18T12:28:00Z">
            <w:rPr>
              <w:rFonts w:ascii="Adobe Garamond Pro" w:hAnsi="Adobe Garamond Pro"/>
              <w:sz w:val="26"/>
              <w:szCs w:val="26"/>
              <w:shd w:val="clear" w:color="auto" w:fill="FFFFFF"/>
            </w:rPr>
          </w:rPrChange>
        </w:rPr>
        <w:t xml:space="preserve">the Flat Earth movement, which arguably is in another level of stupid in itself. It has helped to </w:t>
      </w:r>
      <w:del w:id="594" w:author="Nirav" w:date="2019-07-18T09:56:00Z">
        <w:r w:rsidRPr="00FA57B8" w:rsidDel="009B0B8F">
          <w:rPr>
            <w:rFonts w:ascii="Centaur" w:hAnsi="Centaur"/>
            <w:sz w:val="28"/>
            <w:szCs w:val="28"/>
            <w:shd w:val="clear" w:color="auto" w:fill="FFFFFF"/>
            <w:rPrChange w:id="595" w:author="Nirav" w:date="2019-07-18T12:28:00Z">
              <w:rPr>
                <w:rFonts w:ascii="Adobe Garamond Pro" w:hAnsi="Adobe Garamond Pro"/>
                <w:sz w:val="26"/>
                <w:szCs w:val="26"/>
                <w:shd w:val="clear" w:color="auto" w:fill="FFFFFF"/>
              </w:rPr>
            </w:rPrChange>
          </w:rPr>
          <w:delText xml:space="preserve">further </w:delText>
        </w:r>
      </w:del>
      <w:ins w:id="596" w:author="Nirav" w:date="2019-07-18T09:56:00Z">
        <w:r w:rsidR="009B0B8F" w:rsidRPr="00FA57B8">
          <w:rPr>
            <w:rFonts w:ascii="Centaur" w:hAnsi="Centaur"/>
            <w:sz w:val="28"/>
            <w:szCs w:val="28"/>
            <w:shd w:val="clear" w:color="auto" w:fill="FFFFFF"/>
            <w:rPrChange w:id="597" w:author="Nirav" w:date="2019-07-18T12:28:00Z">
              <w:rPr>
                <w:rFonts w:ascii="Adobe Garamond Pro" w:hAnsi="Adobe Garamond Pro"/>
                <w:sz w:val="26"/>
                <w:szCs w:val="26"/>
                <w:shd w:val="clear" w:color="auto" w:fill="FFFFFF"/>
              </w:rPr>
            </w:rPrChange>
          </w:rPr>
          <w:t>increase</w:t>
        </w:r>
        <w:r w:rsidR="009B0B8F" w:rsidRPr="00FA57B8">
          <w:rPr>
            <w:rFonts w:ascii="Centaur" w:hAnsi="Centaur"/>
            <w:sz w:val="28"/>
            <w:szCs w:val="28"/>
            <w:shd w:val="clear" w:color="auto" w:fill="FFFFFF"/>
            <w:rPrChange w:id="598"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599" w:author="Nirav" w:date="2019-07-18T12:28:00Z">
            <w:rPr>
              <w:rFonts w:ascii="Adobe Garamond Pro" w:hAnsi="Adobe Garamond Pro"/>
              <w:sz w:val="26"/>
              <w:szCs w:val="26"/>
              <w:shd w:val="clear" w:color="auto" w:fill="FFFFFF"/>
            </w:rPr>
          </w:rPrChange>
        </w:rPr>
        <w:t xml:space="preserve">the divide between people with different ideologies be it political, religious or social. In </w:t>
      </w:r>
      <w:del w:id="600" w:author="Nirav" w:date="2019-07-18T09:56:00Z">
        <w:r w:rsidRPr="00FA57B8" w:rsidDel="009B0B8F">
          <w:rPr>
            <w:rFonts w:ascii="Centaur" w:hAnsi="Centaur"/>
            <w:sz w:val="28"/>
            <w:szCs w:val="28"/>
            <w:shd w:val="clear" w:color="auto" w:fill="FFFFFF"/>
            <w:rPrChange w:id="601" w:author="Nirav" w:date="2019-07-18T12:28:00Z">
              <w:rPr>
                <w:rFonts w:ascii="Adobe Garamond Pro" w:hAnsi="Adobe Garamond Pro"/>
                <w:sz w:val="26"/>
                <w:szCs w:val="26"/>
                <w:shd w:val="clear" w:color="auto" w:fill="FFFFFF"/>
              </w:rPr>
            </w:rPrChange>
          </w:rPr>
          <w:delText xml:space="preserve">sort </w:delText>
        </w:r>
      </w:del>
      <w:ins w:id="602" w:author="Nirav" w:date="2019-07-18T09:56:00Z">
        <w:r w:rsidR="009B0B8F" w:rsidRPr="00FA57B8">
          <w:rPr>
            <w:rFonts w:ascii="Centaur" w:hAnsi="Centaur"/>
            <w:sz w:val="28"/>
            <w:szCs w:val="28"/>
            <w:shd w:val="clear" w:color="auto" w:fill="FFFFFF"/>
            <w:rPrChange w:id="603" w:author="Nirav" w:date="2019-07-18T12:28:00Z">
              <w:rPr>
                <w:rFonts w:ascii="Adobe Garamond Pro" w:hAnsi="Adobe Garamond Pro"/>
                <w:sz w:val="26"/>
                <w:szCs w:val="26"/>
                <w:shd w:val="clear" w:color="auto" w:fill="FFFFFF"/>
              </w:rPr>
            </w:rPrChange>
          </w:rPr>
          <w:t xml:space="preserve">short </w:t>
        </w:r>
      </w:ins>
      <w:r w:rsidRPr="00FA57B8">
        <w:rPr>
          <w:rFonts w:ascii="Centaur" w:hAnsi="Centaur"/>
          <w:sz w:val="28"/>
          <w:szCs w:val="28"/>
          <w:shd w:val="clear" w:color="auto" w:fill="FFFFFF"/>
          <w:rPrChange w:id="604" w:author="Nirav" w:date="2019-07-18T12:28:00Z">
            <w:rPr>
              <w:rFonts w:ascii="Adobe Garamond Pro" w:hAnsi="Adobe Garamond Pro"/>
              <w:sz w:val="26"/>
              <w:szCs w:val="26"/>
              <w:shd w:val="clear" w:color="auto" w:fill="FFFFFF"/>
            </w:rPr>
          </w:rPrChange>
        </w:rPr>
        <w:t xml:space="preserve">the filter bubble is responsible for </w:t>
      </w:r>
      <w:del w:id="605" w:author="Nirav" w:date="2019-07-18T09:56:00Z">
        <w:r w:rsidRPr="00FA57B8" w:rsidDel="009B0B8F">
          <w:rPr>
            <w:rFonts w:ascii="Centaur" w:hAnsi="Centaur"/>
            <w:sz w:val="28"/>
            <w:szCs w:val="28"/>
            <w:shd w:val="clear" w:color="auto" w:fill="FFFFFF"/>
            <w:rPrChange w:id="606" w:author="Nirav" w:date="2019-07-18T12:28:00Z">
              <w:rPr>
                <w:rFonts w:ascii="Adobe Garamond Pro" w:hAnsi="Adobe Garamond Pro"/>
                <w:sz w:val="26"/>
                <w:szCs w:val="26"/>
                <w:shd w:val="clear" w:color="auto" w:fill="FFFFFF"/>
              </w:rPr>
            </w:rPrChange>
          </w:rPr>
          <w:delText xml:space="preserve">furthering the </w:delText>
        </w:r>
      </w:del>
      <w:r w:rsidRPr="00FA57B8">
        <w:rPr>
          <w:rFonts w:ascii="Centaur" w:hAnsi="Centaur"/>
          <w:sz w:val="28"/>
          <w:szCs w:val="28"/>
          <w:shd w:val="clear" w:color="auto" w:fill="FFFFFF"/>
          <w:rPrChange w:id="607" w:author="Nirav" w:date="2019-07-18T12:28:00Z">
            <w:rPr>
              <w:rFonts w:ascii="Adobe Garamond Pro" w:hAnsi="Adobe Garamond Pro"/>
              <w:sz w:val="26"/>
              <w:szCs w:val="26"/>
              <w:shd w:val="clear" w:color="auto" w:fill="FFFFFF"/>
            </w:rPr>
          </w:rPrChange>
        </w:rPr>
        <w:t>divid</w:t>
      </w:r>
      <w:ins w:id="608" w:author="Nirav" w:date="2019-07-18T09:56:00Z">
        <w:r w:rsidR="009B0B8F" w:rsidRPr="00FA57B8">
          <w:rPr>
            <w:rFonts w:ascii="Centaur" w:hAnsi="Centaur"/>
            <w:sz w:val="28"/>
            <w:szCs w:val="28"/>
            <w:shd w:val="clear" w:color="auto" w:fill="FFFFFF"/>
            <w:rPrChange w:id="609" w:author="Nirav" w:date="2019-07-18T12:28:00Z">
              <w:rPr>
                <w:rFonts w:ascii="Adobe Garamond Pro" w:hAnsi="Adobe Garamond Pro"/>
                <w:sz w:val="26"/>
                <w:szCs w:val="26"/>
                <w:shd w:val="clear" w:color="auto" w:fill="FFFFFF"/>
              </w:rPr>
            </w:rPrChange>
          </w:rPr>
          <w:t>ing</w:t>
        </w:r>
      </w:ins>
      <w:del w:id="610" w:author="Nirav" w:date="2019-07-18T09:56:00Z">
        <w:r w:rsidRPr="00FA57B8" w:rsidDel="009B0B8F">
          <w:rPr>
            <w:rFonts w:ascii="Centaur" w:hAnsi="Centaur"/>
            <w:sz w:val="28"/>
            <w:szCs w:val="28"/>
            <w:shd w:val="clear" w:color="auto" w:fill="FFFFFF"/>
            <w:rPrChange w:id="611" w:author="Nirav" w:date="2019-07-18T12:28:00Z">
              <w:rPr>
                <w:rFonts w:ascii="Adobe Garamond Pro" w:hAnsi="Adobe Garamond Pro"/>
                <w:sz w:val="26"/>
                <w:szCs w:val="26"/>
                <w:shd w:val="clear" w:color="auto" w:fill="FFFFFF"/>
              </w:rPr>
            </w:rPrChange>
          </w:rPr>
          <w:delText>e</w:delText>
        </w:r>
      </w:del>
      <w:r w:rsidRPr="00FA57B8">
        <w:rPr>
          <w:rFonts w:ascii="Centaur" w:hAnsi="Centaur"/>
          <w:sz w:val="28"/>
          <w:szCs w:val="28"/>
          <w:shd w:val="clear" w:color="auto" w:fill="FFFFFF"/>
          <w:rPrChange w:id="612" w:author="Nirav" w:date="2019-07-18T12:28:00Z">
            <w:rPr>
              <w:rFonts w:ascii="Adobe Garamond Pro" w:hAnsi="Adobe Garamond Pro"/>
              <w:sz w:val="26"/>
              <w:szCs w:val="26"/>
              <w:shd w:val="clear" w:color="auto" w:fill="FFFFFF"/>
            </w:rPr>
          </w:rPrChange>
        </w:rPr>
        <w:t xml:space="preserve"> in this already divided world </w:t>
      </w:r>
      <w:ins w:id="613" w:author="Nirav" w:date="2019-07-18T09:56:00Z">
        <w:r w:rsidR="009B0B8F" w:rsidRPr="00FA57B8">
          <w:rPr>
            <w:rFonts w:ascii="Centaur" w:hAnsi="Centaur"/>
            <w:sz w:val="28"/>
            <w:szCs w:val="28"/>
            <w:shd w:val="clear" w:color="auto" w:fill="FFFFFF"/>
            <w:rPrChange w:id="614" w:author="Nirav" w:date="2019-07-18T12:28:00Z">
              <w:rPr>
                <w:rFonts w:ascii="Adobe Garamond Pro" w:hAnsi="Adobe Garamond Pro"/>
                <w:sz w:val="26"/>
                <w:szCs w:val="26"/>
                <w:shd w:val="clear" w:color="auto" w:fill="FFFFFF"/>
              </w:rPr>
            </w:rPrChange>
          </w:rPr>
          <w:t xml:space="preserve">even further </w:t>
        </w:r>
      </w:ins>
      <w:r w:rsidRPr="00FA57B8">
        <w:rPr>
          <w:rFonts w:ascii="Centaur" w:hAnsi="Centaur"/>
          <w:sz w:val="28"/>
          <w:szCs w:val="28"/>
          <w:shd w:val="clear" w:color="auto" w:fill="FFFFFF"/>
          <w:rPrChange w:id="615" w:author="Nirav" w:date="2019-07-18T12:28:00Z">
            <w:rPr>
              <w:rFonts w:ascii="Adobe Garamond Pro" w:hAnsi="Adobe Garamond Pro"/>
              <w:sz w:val="26"/>
              <w:szCs w:val="26"/>
              <w:shd w:val="clear" w:color="auto" w:fill="FFFFFF"/>
            </w:rPr>
          </w:rPrChange>
        </w:rPr>
        <w:t xml:space="preserve">and promoting misinformation. </w:t>
      </w:r>
    </w:p>
    <w:p w14:paraId="54E9AFB9" w14:textId="77777777" w:rsidR="009B0B8F" w:rsidRPr="00FA57B8" w:rsidRDefault="00231886" w:rsidP="00231886">
      <w:pPr>
        <w:jc w:val="both"/>
        <w:rPr>
          <w:ins w:id="616" w:author="Nirav" w:date="2019-07-18T10:03:00Z"/>
          <w:rFonts w:ascii="Centaur" w:hAnsi="Centaur"/>
          <w:sz w:val="28"/>
          <w:szCs w:val="28"/>
          <w:shd w:val="clear" w:color="auto" w:fill="FFFFFF"/>
          <w:rPrChange w:id="617" w:author="Nirav" w:date="2019-07-18T12:28:00Z">
            <w:rPr>
              <w:ins w:id="618" w:author="Nirav" w:date="2019-07-18T10:03:00Z"/>
              <w:rFonts w:ascii="Adobe Garamond Pro" w:hAnsi="Adobe Garamond Pro"/>
              <w:sz w:val="26"/>
              <w:szCs w:val="26"/>
              <w:shd w:val="clear" w:color="auto" w:fill="FFFFFF"/>
            </w:rPr>
          </w:rPrChange>
        </w:rPr>
      </w:pPr>
      <w:r w:rsidRPr="00FA57B8">
        <w:rPr>
          <w:rFonts w:ascii="Centaur" w:hAnsi="Centaur"/>
          <w:sz w:val="28"/>
          <w:szCs w:val="28"/>
          <w:shd w:val="clear" w:color="auto" w:fill="FFFFFF"/>
          <w:rPrChange w:id="619" w:author="Nirav" w:date="2019-07-18T12:28:00Z">
            <w:rPr>
              <w:rFonts w:ascii="Adobe Garamond Pro" w:hAnsi="Adobe Garamond Pro"/>
              <w:sz w:val="26"/>
              <w:szCs w:val="26"/>
              <w:shd w:val="clear" w:color="auto" w:fill="FFFFFF"/>
            </w:rPr>
          </w:rPrChange>
        </w:rPr>
        <w:t xml:space="preserve">What </w:t>
      </w:r>
      <w:del w:id="620" w:author="Nirav" w:date="2019-07-18T09:56:00Z">
        <w:r w:rsidRPr="00FA57B8" w:rsidDel="009B0B8F">
          <w:rPr>
            <w:rFonts w:ascii="Centaur" w:hAnsi="Centaur"/>
            <w:sz w:val="28"/>
            <w:szCs w:val="28"/>
            <w:shd w:val="clear" w:color="auto" w:fill="FFFFFF"/>
            <w:rPrChange w:id="621" w:author="Nirav" w:date="2019-07-18T12:28:00Z">
              <w:rPr>
                <w:rFonts w:ascii="Adobe Garamond Pro" w:hAnsi="Adobe Garamond Pro"/>
                <w:sz w:val="26"/>
                <w:szCs w:val="26"/>
                <w:shd w:val="clear" w:color="auto" w:fill="FFFFFF"/>
              </w:rPr>
            </w:rPrChange>
          </w:rPr>
          <w:delText xml:space="preserve">to </w:delText>
        </w:r>
      </w:del>
      <w:ins w:id="622" w:author="Nirav" w:date="2019-07-18T09:56:00Z">
        <w:r w:rsidR="009B0B8F" w:rsidRPr="00FA57B8">
          <w:rPr>
            <w:rFonts w:ascii="Centaur" w:hAnsi="Centaur"/>
            <w:sz w:val="28"/>
            <w:szCs w:val="28"/>
            <w:shd w:val="clear" w:color="auto" w:fill="FFFFFF"/>
            <w:rPrChange w:id="623" w:author="Nirav" w:date="2019-07-18T12:28:00Z">
              <w:rPr>
                <w:rFonts w:ascii="Adobe Garamond Pro" w:hAnsi="Adobe Garamond Pro"/>
                <w:sz w:val="26"/>
                <w:szCs w:val="26"/>
                <w:shd w:val="clear" w:color="auto" w:fill="FFFFFF"/>
              </w:rPr>
            </w:rPrChange>
          </w:rPr>
          <w:t>should we</w:t>
        </w:r>
      </w:ins>
      <w:ins w:id="624" w:author="Nirav" w:date="2019-07-18T09:57:00Z">
        <w:r w:rsidR="009B0B8F" w:rsidRPr="00FA57B8">
          <w:rPr>
            <w:rFonts w:ascii="Centaur" w:hAnsi="Centaur"/>
            <w:sz w:val="28"/>
            <w:szCs w:val="28"/>
            <w:shd w:val="clear" w:color="auto" w:fill="FFFFFF"/>
            <w:rPrChange w:id="625"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626" w:author="Nirav" w:date="2019-07-18T12:28:00Z">
            <w:rPr>
              <w:rFonts w:ascii="Adobe Garamond Pro" w:hAnsi="Adobe Garamond Pro"/>
              <w:sz w:val="26"/>
              <w:szCs w:val="26"/>
              <w:shd w:val="clear" w:color="auto" w:fill="FFFFFF"/>
            </w:rPr>
          </w:rPrChange>
        </w:rPr>
        <w:t>do</w:t>
      </w:r>
      <w:ins w:id="627" w:author="Nirav" w:date="2019-07-18T09:56:00Z">
        <w:r w:rsidR="009B0B8F" w:rsidRPr="00FA57B8">
          <w:rPr>
            <w:rFonts w:ascii="Centaur" w:hAnsi="Centaur"/>
            <w:sz w:val="28"/>
            <w:szCs w:val="28"/>
            <w:shd w:val="clear" w:color="auto" w:fill="FFFFFF"/>
            <w:rPrChange w:id="628"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629" w:author="Nirav" w:date="2019-07-18T12:28:00Z">
            <w:rPr>
              <w:rFonts w:ascii="Adobe Garamond Pro" w:hAnsi="Adobe Garamond Pro"/>
              <w:sz w:val="26"/>
              <w:szCs w:val="26"/>
              <w:shd w:val="clear" w:color="auto" w:fill="FFFFFF"/>
            </w:rPr>
          </w:rPrChange>
        </w:rPr>
        <w:t xml:space="preserve"> then?</w:t>
      </w:r>
      <w:commentRangeStart w:id="630"/>
      <w:r w:rsidRPr="00FA57B8">
        <w:rPr>
          <w:rFonts w:ascii="Centaur" w:hAnsi="Centaur"/>
          <w:sz w:val="28"/>
          <w:szCs w:val="28"/>
          <w:shd w:val="clear" w:color="auto" w:fill="FFFFFF"/>
          <w:rPrChange w:id="631" w:author="Nirav" w:date="2019-07-18T12:28:00Z">
            <w:rPr>
              <w:rFonts w:ascii="Adobe Garamond Pro" w:hAnsi="Adobe Garamond Pro"/>
              <w:sz w:val="26"/>
              <w:szCs w:val="26"/>
              <w:shd w:val="clear" w:color="auto" w:fill="FFFFFF"/>
            </w:rPr>
          </w:rPrChange>
        </w:rPr>
        <w:t xml:space="preserve"> </w:t>
      </w:r>
      <w:commentRangeEnd w:id="630"/>
      <w:r w:rsidR="009B0B8F" w:rsidRPr="00FA57B8">
        <w:rPr>
          <w:rStyle w:val="CommentReference"/>
          <w:rFonts w:ascii="Centaur" w:hAnsi="Centaur"/>
          <w:sz w:val="18"/>
          <w:szCs w:val="18"/>
          <w:rPrChange w:id="632" w:author="Nirav" w:date="2019-07-18T12:28:00Z">
            <w:rPr>
              <w:rStyle w:val="CommentReference"/>
            </w:rPr>
          </w:rPrChange>
        </w:rPr>
        <w:commentReference w:id="630"/>
      </w:r>
      <w:ins w:id="633" w:author="Nirav" w:date="2019-07-18T09:57:00Z">
        <w:r w:rsidR="009B0B8F" w:rsidRPr="00FA57B8">
          <w:rPr>
            <w:rFonts w:ascii="Centaur" w:hAnsi="Centaur"/>
            <w:sz w:val="28"/>
            <w:szCs w:val="28"/>
            <w:shd w:val="clear" w:color="auto" w:fill="FFFFFF"/>
            <w:rPrChange w:id="634" w:author="Nirav" w:date="2019-07-18T12:28:00Z">
              <w:rPr>
                <w:rFonts w:ascii="Adobe Garamond Pro" w:hAnsi="Adobe Garamond Pro"/>
                <w:sz w:val="26"/>
                <w:szCs w:val="26"/>
                <w:shd w:val="clear" w:color="auto" w:fill="FFFFFF"/>
              </w:rPr>
            </w:rPrChange>
          </w:rPr>
          <w:t>N</w:t>
        </w:r>
      </w:ins>
      <w:del w:id="635" w:author="Nirav" w:date="2019-07-18T09:57:00Z">
        <w:r w:rsidRPr="00FA57B8" w:rsidDel="009B0B8F">
          <w:rPr>
            <w:rFonts w:ascii="Centaur" w:hAnsi="Centaur"/>
            <w:sz w:val="28"/>
            <w:szCs w:val="28"/>
            <w:shd w:val="clear" w:color="auto" w:fill="FFFFFF"/>
            <w:rPrChange w:id="636" w:author="Nirav" w:date="2019-07-18T12:28:00Z">
              <w:rPr>
                <w:rFonts w:ascii="Adobe Garamond Pro" w:hAnsi="Adobe Garamond Pro"/>
                <w:sz w:val="26"/>
                <w:szCs w:val="26"/>
                <w:shd w:val="clear" w:color="auto" w:fill="FFFFFF"/>
              </w:rPr>
            </w:rPrChange>
          </w:rPr>
          <w:delText>Well n</w:delText>
        </w:r>
      </w:del>
      <w:r w:rsidRPr="00FA57B8">
        <w:rPr>
          <w:rFonts w:ascii="Centaur" w:hAnsi="Centaur"/>
          <w:sz w:val="28"/>
          <w:szCs w:val="28"/>
          <w:shd w:val="clear" w:color="auto" w:fill="FFFFFF"/>
          <w:rPrChange w:id="637" w:author="Nirav" w:date="2019-07-18T12:28:00Z">
            <w:rPr>
              <w:rFonts w:ascii="Adobe Garamond Pro" w:hAnsi="Adobe Garamond Pro"/>
              <w:sz w:val="26"/>
              <w:szCs w:val="26"/>
              <w:shd w:val="clear" w:color="auto" w:fill="FFFFFF"/>
            </w:rPr>
          </w:rPrChange>
        </w:rPr>
        <w:t>ow the main and most difficult question arises</w:t>
      </w:r>
      <w:ins w:id="638" w:author="Nirav" w:date="2019-07-18T09:58:00Z">
        <w:r w:rsidR="009B0B8F" w:rsidRPr="00FA57B8">
          <w:rPr>
            <w:rFonts w:ascii="Centaur" w:hAnsi="Centaur"/>
            <w:sz w:val="28"/>
            <w:szCs w:val="28"/>
            <w:shd w:val="clear" w:color="auto" w:fill="FFFFFF"/>
            <w:rPrChange w:id="639"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640" w:author="Nirav" w:date="2019-07-18T12:28:00Z">
            <w:rPr>
              <w:rFonts w:ascii="Adobe Garamond Pro" w:hAnsi="Adobe Garamond Pro"/>
              <w:sz w:val="26"/>
              <w:szCs w:val="26"/>
              <w:shd w:val="clear" w:color="auto" w:fill="FFFFFF"/>
            </w:rPr>
          </w:rPrChange>
        </w:rPr>
        <w:t xml:space="preserve"> </w:t>
      </w:r>
      <w:del w:id="641" w:author="Nirav" w:date="2019-07-18T09:58:00Z">
        <w:r w:rsidRPr="00FA57B8" w:rsidDel="009B0B8F">
          <w:rPr>
            <w:rFonts w:ascii="Centaur" w:hAnsi="Centaur"/>
            <w:sz w:val="28"/>
            <w:szCs w:val="28"/>
            <w:shd w:val="clear" w:color="auto" w:fill="FFFFFF"/>
            <w:rPrChange w:id="642" w:author="Nirav" w:date="2019-07-18T12:28:00Z">
              <w:rPr>
                <w:rFonts w:ascii="Adobe Garamond Pro" w:hAnsi="Adobe Garamond Pro"/>
                <w:sz w:val="26"/>
                <w:szCs w:val="26"/>
                <w:shd w:val="clear" w:color="auto" w:fill="FFFFFF"/>
              </w:rPr>
            </w:rPrChange>
          </w:rPr>
          <w:delText xml:space="preserve">how </w:delText>
        </w:r>
      </w:del>
      <w:ins w:id="643" w:author="Nirav" w:date="2019-07-18T09:58:00Z">
        <w:r w:rsidR="009B0B8F" w:rsidRPr="00FA57B8">
          <w:rPr>
            <w:rFonts w:ascii="Centaur" w:hAnsi="Centaur"/>
            <w:sz w:val="28"/>
            <w:szCs w:val="28"/>
            <w:shd w:val="clear" w:color="auto" w:fill="FFFFFF"/>
            <w:rPrChange w:id="644" w:author="Nirav" w:date="2019-07-18T12:28:00Z">
              <w:rPr>
                <w:rFonts w:ascii="Adobe Garamond Pro" w:hAnsi="Adobe Garamond Pro"/>
                <w:sz w:val="26"/>
                <w:szCs w:val="26"/>
                <w:shd w:val="clear" w:color="auto" w:fill="FFFFFF"/>
              </w:rPr>
            </w:rPrChange>
          </w:rPr>
          <w:t>How</w:t>
        </w:r>
        <w:commentRangeStart w:id="645"/>
        <w:r w:rsidR="009B0B8F" w:rsidRPr="00FA57B8">
          <w:rPr>
            <w:rFonts w:ascii="Centaur" w:hAnsi="Centaur"/>
            <w:sz w:val="28"/>
            <w:szCs w:val="28"/>
            <w:shd w:val="clear" w:color="auto" w:fill="FFFFFF"/>
            <w:rPrChange w:id="646" w:author="Nirav" w:date="2019-07-18T12:28:00Z">
              <w:rPr>
                <w:rFonts w:ascii="Adobe Garamond Pro" w:hAnsi="Adobe Garamond Pro"/>
                <w:sz w:val="26"/>
                <w:szCs w:val="26"/>
                <w:shd w:val="clear" w:color="auto" w:fill="FFFFFF"/>
              </w:rPr>
            </w:rPrChange>
          </w:rPr>
          <w:t xml:space="preserve"> </w:t>
        </w:r>
        <w:commentRangeEnd w:id="645"/>
        <w:r w:rsidR="009B0B8F" w:rsidRPr="00FA57B8">
          <w:rPr>
            <w:rStyle w:val="CommentReference"/>
            <w:rFonts w:ascii="Centaur" w:hAnsi="Centaur"/>
            <w:sz w:val="18"/>
            <w:szCs w:val="18"/>
            <w:rPrChange w:id="647" w:author="Nirav" w:date="2019-07-18T12:28:00Z">
              <w:rPr>
                <w:rStyle w:val="CommentReference"/>
              </w:rPr>
            </w:rPrChange>
          </w:rPr>
          <w:commentReference w:id="645"/>
        </w:r>
      </w:ins>
      <w:del w:id="648" w:author="Nirav" w:date="2019-07-18T09:58:00Z">
        <w:r w:rsidRPr="00FA57B8" w:rsidDel="009B0B8F">
          <w:rPr>
            <w:rFonts w:ascii="Centaur" w:hAnsi="Centaur"/>
            <w:sz w:val="28"/>
            <w:szCs w:val="28"/>
            <w:shd w:val="clear" w:color="auto" w:fill="FFFFFF"/>
            <w:rPrChange w:id="649" w:author="Nirav" w:date="2019-07-18T12:28:00Z">
              <w:rPr>
                <w:rFonts w:ascii="Adobe Garamond Pro" w:hAnsi="Adobe Garamond Pro"/>
                <w:sz w:val="26"/>
                <w:szCs w:val="26"/>
                <w:shd w:val="clear" w:color="auto" w:fill="FFFFFF"/>
              </w:rPr>
            </w:rPrChange>
          </w:rPr>
          <w:delText xml:space="preserve">in the world </w:delText>
        </w:r>
      </w:del>
      <w:r w:rsidRPr="00FA57B8">
        <w:rPr>
          <w:rFonts w:ascii="Centaur" w:hAnsi="Centaur"/>
          <w:sz w:val="28"/>
          <w:szCs w:val="28"/>
          <w:shd w:val="clear" w:color="auto" w:fill="FFFFFF"/>
          <w:rPrChange w:id="650" w:author="Nirav" w:date="2019-07-18T12:28:00Z">
            <w:rPr>
              <w:rFonts w:ascii="Adobe Garamond Pro" w:hAnsi="Adobe Garamond Pro"/>
              <w:sz w:val="26"/>
              <w:szCs w:val="26"/>
              <w:shd w:val="clear" w:color="auto" w:fill="FFFFFF"/>
            </w:rPr>
          </w:rPrChange>
        </w:rPr>
        <w:t xml:space="preserve">can we solve this </w:t>
      </w:r>
      <w:del w:id="651" w:author="Nirav" w:date="2019-07-18T09:58:00Z">
        <w:r w:rsidRPr="00FA57B8" w:rsidDel="009B0B8F">
          <w:rPr>
            <w:rFonts w:ascii="Centaur" w:hAnsi="Centaur"/>
            <w:sz w:val="28"/>
            <w:szCs w:val="28"/>
            <w:shd w:val="clear" w:color="auto" w:fill="FFFFFF"/>
            <w:rPrChange w:id="652" w:author="Nirav" w:date="2019-07-18T12:28:00Z">
              <w:rPr>
                <w:rFonts w:ascii="Adobe Garamond Pro" w:hAnsi="Adobe Garamond Pro"/>
                <w:sz w:val="26"/>
                <w:szCs w:val="26"/>
                <w:shd w:val="clear" w:color="auto" w:fill="FFFFFF"/>
              </w:rPr>
            </w:rPrChange>
          </w:rPr>
          <w:delText>problem.</w:delText>
        </w:r>
      </w:del>
      <w:ins w:id="653" w:author="Nirav" w:date="2019-07-18T09:58:00Z">
        <w:r w:rsidR="009B0B8F" w:rsidRPr="00FA57B8">
          <w:rPr>
            <w:rFonts w:ascii="Centaur" w:hAnsi="Centaur"/>
            <w:sz w:val="28"/>
            <w:szCs w:val="28"/>
            <w:shd w:val="clear" w:color="auto" w:fill="FFFFFF"/>
            <w:rPrChange w:id="654" w:author="Nirav" w:date="2019-07-18T12:28:00Z">
              <w:rPr>
                <w:rFonts w:ascii="Adobe Garamond Pro" w:hAnsi="Adobe Garamond Pro"/>
                <w:sz w:val="26"/>
                <w:szCs w:val="26"/>
                <w:shd w:val="clear" w:color="auto" w:fill="FFFFFF"/>
              </w:rPr>
            </w:rPrChange>
          </w:rPr>
          <w:t>problem?</w:t>
        </w:r>
      </w:ins>
      <w:r w:rsidRPr="00FA57B8">
        <w:rPr>
          <w:rFonts w:ascii="Centaur" w:hAnsi="Centaur"/>
          <w:sz w:val="28"/>
          <w:szCs w:val="28"/>
          <w:shd w:val="clear" w:color="auto" w:fill="FFFFFF"/>
          <w:rPrChange w:id="655" w:author="Nirav" w:date="2019-07-18T12:28:00Z">
            <w:rPr>
              <w:rFonts w:ascii="Adobe Garamond Pro" w:hAnsi="Adobe Garamond Pro"/>
              <w:sz w:val="26"/>
              <w:szCs w:val="26"/>
              <w:shd w:val="clear" w:color="auto" w:fill="FFFFFF"/>
            </w:rPr>
          </w:rPrChange>
        </w:rPr>
        <w:t xml:space="preserve"> And honestly</w:t>
      </w:r>
      <w:ins w:id="656" w:author="Nirav" w:date="2019-07-18T09:58:00Z">
        <w:r w:rsidR="009B0B8F" w:rsidRPr="00FA57B8">
          <w:rPr>
            <w:rFonts w:ascii="Centaur" w:hAnsi="Centaur"/>
            <w:sz w:val="28"/>
            <w:szCs w:val="28"/>
            <w:shd w:val="clear" w:color="auto" w:fill="FFFFFF"/>
            <w:rPrChange w:id="657"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658" w:author="Nirav" w:date="2019-07-18T12:28:00Z">
            <w:rPr>
              <w:rFonts w:ascii="Adobe Garamond Pro" w:hAnsi="Adobe Garamond Pro"/>
              <w:sz w:val="26"/>
              <w:szCs w:val="26"/>
              <w:shd w:val="clear" w:color="auto" w:fill="FFFFFF"/>
            </w:rPr>
          </w:rPrChange>
        </w:rPr>
        <w:t xml:space="preserve"> I have nothing</w:t>
      </w:r>
      <w:ins w:id="659" w:author="Nirav" w:date="2019-07-18T09:59:00Z">
        <w:r w:rsidR="009B0B8F" w:rsidRPr="00FA57B8">
          <w:rPr>
            <w:rFonts w:ascii="Centaur" w:hAnsi="Centaur"/>
            <w:sz w:val="28"/>
            <w:szCs w:val="28"/>
            <w:shd w:val="clear" w:color="auto" w:fill="FFFFFF"/>
            <w:rPrChange w:id="660"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661" w:author="Nirav" w:date="2019-07-18T12:28:00Z">
            <w:rPr>
              <w:rFonts w:ascii="Adobe Garamond Pro" w:hAnsi="Adobe Garamond Pro"/>
              <w:sz w:val="26"/>
              <w:szCs w:val="26"/>
              <w:shd w:val="clear" w:color="auto" w:fill="FFFFFF"/>
            </w:rPr>
          </w:rPrChange>
        </w:rPr>
        <w:t xml:space="preserve"> </w:t>
      </w:r>
      <w:del w:id="662" w:author="Nirav" w:date="2019-07-18T09:59:00Z">
        <w:r w:rsidRPr="00FA57B8" w:rsidDel="009B0B8F">
          <w:rPr>
            <w:rFonts w:ascii="Centaur" w:hAnsi="Centaur"/>
            <w:sz w:val="28"/>
            <w:szCs w:val="28"/>
            <w:shd w:val="clear" w:color="auto" w:fill="FFFFFF"/>
            <w:rPrChange w:id="663" w:author="Nirav" w:date="2019-07-18T12:28:00Z">
              <w:rPr>
                <w:rFonts w:ascii="Adobe Garamond Pro" w:hAnsi="Adobe Garamond Pro"/>
                <w:sz w:val="26"/>
                <w:szCs w:val="26"/>
                <w:shd w:val="clear" w:color="auto" w:fill="FFFFFF"/>
              </w:rPr>
            </w:rPrChange>
          </w:rPr>
          <w:delText xml:space="preserve">and nor can </w:delText>
        </w:r>
      </w:del>
      <w:ins w:id="664" w:author="Nirav" w:date="2019-07-18T09:59:00Z">
        <w:r w:rsidR="009B0B8F" w:rsidRPr="00FA57B8">
          <w:rPr>
            <w:rFonts w:ascii="Centaur" w:hAnsi="Centaur"/>
            <w:sz w:val="28"/>
            <w:szCs w:val="28"/>
            <w:shd w:val="clear" w:color="auto" w:fill="FFFFFF"/>
            <w:rPrChange w:id="665" w:author="Nirav" w:date="2019-07-18T12:28:00Z">
              <w:rPr>
                <w:rFonts w:ascii="Adobe Garamond Pro" w:hAnsi="Adobe Garamond Pro"/>
                <w:sz w:val="26"/>
                <w:szCs w:val="26"/>
                <w:shd w:val="clear" w:color="auto" w:fill="FFFFFF"/>
              </w:rPr>
            </w:rPrChange>
          </w:rPr>
          <w:t xml:space="preserve">I can’t help </w:t>
        </w:r>
      </w:ins>
      <w:r w:rsidRPr="00FA57B8">
        <w:rPr>
          <w:rFonts w:ascii="Centaur" w:hAnsi="Centaur"/>
          <w:sz w:val="28"/>
          <w:szCs w:val="28"/>
          <w:shd w:val="clear" w:color="auto" w:fill="FFFFFF"/>
          <w:rPrChange w:id="666" w:author="Nirav" w:date="2019-07-18T12:28:00Z">
            <w:rPr>
              <w:rFonts w:ascii="Adobe Garamond Pro" w:hAnsi="Adobe Garamond Pro"/>
              <w:sz w:val="26"/>
              <w:szCs w:val="26"/>
              <w:shd w:val="clear" w:color="auto" w:fill="FFFFFF"/>
            </w:rPr>
          </w:rPrChange>
        </w:rPr>
        <w:t xml:space="preserve">you find a definitive solution to this crisis. The internet giants have tried their best to come up with a solution to tackle this problem without affecting their profit margins. Governments are now </w:t>
      </w:r>
      <w:del w:id="667" w:author="Nirav" w:date="2019-07-18T09:59:00Z">
        <w:r w:rsidRPr="00FA57B8" w:rsidDel="009B0B8F">
          <w:rPr>
            <w:rFonts w:ascii="Centaur" w:hAnsi="Centaur"/>
            <w:sz w:val="28"/>
            <w:szCs w:val="28"/>
            <w:shd w:val="clear" w:color="auto" w:fill="FFFFFF"/>
            <w:rPrChange w:id="668" w:author="Nirav" w:date="2019-07-18T12:28:00Z">
              <w:rPr>
                <w:rFonts w:ascii="Adobe Garamond Pro" w:hAnsi="Adobe Garamond Pro"/>
                <w:sz w:val="26"/>
                <w:szCs w:val="26"/>
                <w:shd w:val="clear" w:color="auto" w:fill="FFFFFF"/>
              </w:rPr>
            </w:rPrChange>
          </w:rPr>
          <w:delText>realising</w:delText>
        </w:r>
      </w:del>
      <w:ins w:id="669" w:author="Nirav" w:date="2019-07-18T09:59:00Z">
        <w:r w:rsidR="009B0B8F" w:rsidRPr="00FA57B8">
          <w:rPr>
            <w:rFonts w:ascii="Centaur" w:hAnsi="Centaur"/>
            <w:sz w:val="28"/>
            <w:szCs w:val="28"/>
            <w:shd w:val="clear" w:color="auto" w:fill="FFFFFF"/>
            <w:rPrChange w:id="670" w:author="Nirav" w:date="2019-07-18T12:28:00Z">
              <w:rPr>
                <w:rFonts w:ascii="Adobe Garamond Pro" w:hAnsi="Adobe Garamond Pro"/>
                <w:sz w:val="26"/>
                <w:szCs w:val="26"/>
                <w:shd w:val="clear" w:color="auto" w:fill="FFFFFF"/>
              </w:rPr>
            </w:rPrChange>
          </w:rPr>
          <w:t>realizing</w:t>
        </w:r>
      </w:ins>
      <w:r w:rsidRPr="00FA57B8">
        <w:rPr>
          <w:rFonts w:ascii="Centaur" w:hAnsi="Centaur"/>
          <w:sz w:val="28"/>
          <w:szCs w:val="28"/>
          <w:shd w:val="clear" w:color="auto" w:fill="FFFFFF"/>
          <w:rPrChange w:id="671" w:author="Nirav" w:date="2019-07-18T12:28:00Z">
            <w:rPr>
              <w:rFonts w:ascii="Adobe Garamond Pro" w:hAnsi="Adobe Garamond Pro"/>
              <w:sz w:val="26"/>
              <w:szCs w:val="26"/>
              <w:shd w:val="clear" w:color="auto" w:fill="FFFFFF"/>
            </w:rPr>
          </w:rPrChange>
        </w:rPr>
        <w:t xml:space="preserve"> the potential of this problem and now are working towards regulating the internet giants and making them stop misinformation in their sites. </w:t>
      </w:r>
      <w:commentRangeStart w:id="672"/>
      <w:r w:rsidRPr="00FA57B8">
        <w:rPr>
          <w:rFonts w:ascii="Centaur" w:hAnsi="Centaur"/>
          <w:sz w:val="28"/>
          <w:szCs w:val="28"/>
          <w:shd w:val="clear" w:color="auto" w:fill="FFFFFF"/>
          <w:rPrChange w:id="673" w:author="Nirav" w:date="2019-07-18T12:28:00Z">
            <w:rPr>
              <w:rFonts w:ascii="Adobe Garamond Pro" w:hAnsi="Adobe Garamond Pro"/>
              <w:sz w:val="26"/>
              <w:szCs w:val="26"/>
              <w:shd w:val="clear" w:color="auto" w:fill="FFFFFF"/>
            </w:rPr>
          </w:rPrChange>
        </w:rPr>
        <w:t xml:space="preserve">YouTube has even started putting credible sites in content </w:t>
      </w:r>
      <w:commentRangeEnd w:id="672"/>
      <w:r w:rsidR="009B0B8F" w:rsidRPr="00FA57B8">
        <w:rPr>
          <w:rStyle w:val="CommentReference"/>
          <w:rFonts w:ascii="Centaur" w:hAnsi="Centaur"/>
          <w:sz w:val="18"/>
          <w:szCs w:val="18"/>
          <w:rPrChange w:id="674" w:author="Nirav" w:date="2019-07-18T12:28:00Z">
            <w:rPr>
              <w:rStyle w:val="CommentReference"/>
            </w:rPr>
          </w:rPrChange>
        </w:rPr>
        <w:commentReference w:id="672"/>
      </w:r>
      <w:r w:rsidRPr="00FA57B8">
        <w:rPr>
          <w:rFonts w:ascii="Centaur" w:hAnsi="Centaur"/>
          <w:sz w:val="28"/>
          <w:szCs w:val="28"/>
          <w:shd w:val="clear" w:color="auto" w:fill="FFFFFF"/>
          <w:rPrChange w:id="675" w:author="Nirav" w:date="2019-07-18T12:28:00Z">
            <w:rPr>
              <w:rFonts w:ascii="Adobe Garamond Pro" w:hAnsi="Adobe Garamond Pro"/>
              <w:sz w:val="26"/>
              <w:szCs w:val="26"/>
              <w:shd w:val="clear" w:color="auto" w:fill="FFFFFF"/>
            </w:rPr>
          </w:rPrChange>
        </w:rPr>
        <w:t xml:space="preserve">which may further the misinformation. But the </w:t>
      </w:r>
      <w:del w:id="676" w:author="Nirav" w:date="2019-07-17T23:42:00Z">
        <w:r w:rsidRPr="00FA57B8" w:rsidDel="00231886">
          <w:rPr>
            <w:rFonts w:ascii="Centaur" w:hAnsi="Centaur"/>
            <w:sz w:val="28"/>
            <w:szCs w:val="28"/>
            <w:shd w:val="clear" w:color="auto" w:fill="FFFFFF"/>
            <w:rPrChange w:id="677" w:author="Nirav" w:date="2019-07-18T12:28:00Z">
              <w:rPr>
                <w:rFonts w:ascii="Adobe Garamond Pro" w:hAnsi="Adobe Garamond Pro"/>
                <w:sz w:val="26"/>
                <w:szCs w:val="26"/>
                <w:shd w:val="clear" w:color="auto" w:fill="FFFFFF"/>
              </w:rPr>
            </w:rPrChange>
          </w:rPr>
          <w:delText xml:space="preserve">echo </w:delText>
        </w:r>
      </w:del>
      <w:ins w:id="678" w:author="Nirav" w:date="2019-07-17T23:42:00Z">
        <w:r w:rsidRPr="00FA57B8">
          <w:rPr>
            <w:rFonts w:ascii="Centaur" w:hAnsi="Centaur"/>
            <w:sz w:val="28"/>
            <w:szCs w:val="28"/>
            <w:shd w:val="clear" w:color="auto" w:fill="FFFFFF"/>
            <w:rPrChange w:id="679" w:author="Nirav" w:date="2019-07-18T12:28:00Z">
              <w:rPr>
                <w:rFonts w:ascii="Adobe Garamond Pro" w:hAnsi="Adobe Garamond Pro"/>
                <w:sz w:val="26"/>
                <w:szCs w:val="26"/>
                <w:shd w:val="clear" w:color="auto" w:fill="FFFFFF"/>
              </w:rPr>
            </w:rPrChange>
          </w:rPr>
          <w:t>echo-</w:t>
        </w:r>
      </w:ins>
      <w:r w:rsidRPr="00FA57B8">
        <w:rPr>
          <w:rFonts w:ascii="Centaur" w:hAnsi="Centaur"/>
          <w:sz w:val="28"/>
          <w:szCs w:val="28"/>
          <w:shd w:val="clear" w:color="auto" w:fill="FFFFFF"/>
          <w:rPrChange w:id="680" w:author="Nirav" w:date="2019-07-18T12:28:00Z">
            <w:rPr>
              <w:rFonts w:ascii="Adobe Garamond Pro" w:hAnsi="Adobe Garamond Pro"/>
              <w:sz w:val="26"/>
              <w:szCs w:val="26"/>
              <w:shd w:val="clear" w:color="auto" w:fill="FFFFFF"/>
            </w:rPr>
          </w:rPrChange>
        </w:rPr>
        <w:t>chamber the internet creates will not go away for a long time</w:t>
      </w:r>
      <w:del w:id="681" w:author="Nirav" w:date="2019-07-18T10:02:00Z">
        <w:r w:rsidRPr="00FA57B8" w:rsidDel="009B0B8F">
          <w:rPr>
            <w:rFonts w:ascii="Centaur" w:hAnsi="Centaur"/>
            <w:sz w:val="28"/>
            <w:szCs w:val="28"/>
            <w:shd w:val="clear" w:color="auto" w:fill="FFFFFF"/>
            <w:rPrChange w:id="682" w:author="Nirav" w:date="2019-07-18T12:28:00Z">
              <w:rPr>
                <w:rFonts w:ascii="Adobe Garamond Pro" w:hAnsi="Adobe Garamond Pro"/>
                <w:sz w:val="26"/>
                <w:szCs w:val="26"/>
                <w:shd w:val="clear" w:color="auto" w:fill="FFFFFF"/>
              </w:rPr>
            </w:rPrChange>
          </w:rPr>
          <w:delText xml:space="preserve"> to come</w:delText>
        </w:r>
      </w:del>
      <w:r w:rsidRPr="00FA57B8">
        <w:rPr>
          <w:rFonts w:ascii="Centaur" w:hAnsi="Centaur"/>
          <w:sz w:val="28"/>
          <w:szCs w:val="28"/>
          <w:shd w:val="clear" w:color="auto" w:fill="FFFFFF"/>
          <w:rPrChange w:id="683" w:author="Nirav" w:date="2019-07-18T12:28:00Z">
            <w:rPr>
              <w:rFonts w:ascii="Adobe Garamond Pro" w:hAnsi="Adobe Garamond Pro"/>
              <w:sz w:val="26"/>
              <w:szCs w:val="26"/>
              <w:shd w:val="clear" w:color="auto" w:fill="FFFFFF"/>
            </w:rPr>
          </w:rPrChange>
        </w:rPr>
        <w:t xml:space="preserve">, if it goes away at all. </w:t>
      </w:r>
    </w:p>
    <w:p w14:paraId="038E5258" w14:textId="1D99A03E" w:rsidR="00E34FC0" w:rsidRPr="00FA57B8" w:rsidRDefault="00231886" w:rsidP="00231886">
      <w:pPr>
        <w:jc w:val="both"/>
        <w:rPr>
          <w:rFonts w:ascii="Centaur" w:hAnsi="Centaur"/>
          <w:sz w:val="28"/>
          <w:szCs w:val="28"/>
          <w:rPrChange w:id="684" w:author="Nirav" w:date="2019-07-18T12:28:00Z">
            <w:rPr>
              <w:rFonts w:ascii="Adobe Garamond Pro" w:hAnsi="Adobe Garamond Pro"/>
              <w:sz w:val="26"/>
              <w:szCs w:val="26"/>
            </w:rPr>
          </w:rPrChange>
        </w:rPr>
      </w:pPr>
      <w:r w:rsidRPr="00FA57B8">
        <w:rPr>
          <w:rFonts w:ascii="Centaur" w:hAnsi="Centaur"/>
          <w:sz w:val="28"/>
          <w:szCs w:val="28"/>
          <w:shd w:val="clear" w:color="auto" w:fill="FFFFFF"/>
          <w:rPrChange w:id="685" w:author="Nirav" w:date="2019-07-18T12:28:00Z">
            <w:rPr>
              <w:rFonts w:ascii="Adobe Garamond Pro" w:hAnsi="Adobe Garamond Pro"/>
              <w:sz w:val="26"/>
              <w:szCs w:val="26"/>
              <w:shd w:val="clear" w:color="auto" w:fill="FFFFFF"/>
            </w:rPr>
          </w:rPrChange>
        </w:rPr>
        <w:t>The only way this problem can be solved in the near future is by spreading a</w:t>
      </w:r>
      <w:bookmarkStart w:id="686" w:name="_GoBack"/>
      <w:bookmarkEnd w:id="686"/>
      <w:r w:rsidRPr="00FA57B8">
        <w:rPr>
          <w:rFonts w:ascii="Centaur" w:hAnsi="Centaur"/>
          <w:sz w:val="28"/>
          <w:szCs w:val="28"/>
          <w:shd w:val="clear" w:color="auto" w:fill="FFFFFF"/>
          <w:rPrChange w:id="687" w:author="Nirav" w:date="2019-07-18T12:28:00Z">
            <w:rPr>
              <w:rFonts w:ascii="Adobe Garamond Pro" w:hAnsi="Adobe Garamond Pro"/>
              <w:sz w:val="26"/>
              <w:szCs w:val="26"/>
              <w:shd w:val="clear" w:color="auto" w:fill="FFFFFF"/>
            </w:rPr>
          </w:rPrChange>
        </w:rPr>
        <w:t>wareness, and</w:t>
      </w:r>
      <w:commentRangeStart w:id="688"/>
      <w:r w:rsidRPr="00FA57B8">
        <w:rPr>
          <w:rFonts w:ascii="Centaur" w:hAnsi="Centaur"/>
          <w:sz w:val="28"/>
          <w:szCs w:val="28"/>
          <w:shd w:val="clear" w:color="auto" w:fill="FFFFFF"/>
          <w:rPrChange w:id="689" w:author="Nirav" w:date="2019-07-18T12:28:00Z">
            <w:rPr>
              <w:rFonts w:ascii="Adobe Garamond Pro" w:hAnsi="Adobe Garamond Pro"/>
              <w:sz w:val="26"/>
              <w:szCs w:val="26"/>
              <w:shd w:val="clear" w:color="auto" w:fill="FFFFFF"/>
            </w:rPr>
          </w:rPrChange>
        </w:rPr>
        <w:t xml:space="preserve"> </w:t>
      </w:r>
      <w:commentRangeEnd w:id="688"/>
      <w:r w:rsidR="009B0B8F" w:rsidRPr="00FA57B8">
        <w:rPr>
          <w:rStyle w:val="CommentReference"/>
          <w:rFonts w:ascii="Centaur" w:hAnsi="Centaur"/>
          <w:sz w:val="18"/>
          <w:szCs w:val="18"/>
          <w:rPrChange w:id="690" w:author="Nirav" w:date="2019-07-18T12:28:00Z">
            <w:rPr>
              <w:rStyle w:val="CommentReference"/>
            </w:rPr>
          </w:rPrChange>
        </w:rPr>
        <w:commentReference w:id="688"/>
      </w:r>
      <w:del w:id="691" w:author="Nirav" w:date="2019-07-18T10:03:00Z">
        <w:r w:rsidRPr="00FA57B8" w:rsidDel="009B0B8F">
          <w:rPr>
            <w:rFonts w:ascii="Centaur" w:hAnsi="Centaur"/>
            <w:sz w:val="28"/>
            <w:szCs w:val="28"/>
            <w:shd w:val="clear" w:color="auto" w:fill="FFFFFF"/>
            <w:rPrChange w:id="692" w:author="Nirav" w:date="2019-07-18T12:28:00Z">
              <w:rPr>
                <w:rFonts w:ascii="Adobe Garamond Pro" w:hAnsi="Adobe Garamond Pro"/>
                <w:sz w:val="26"/>
                <w:szCs w:val="26"/>
                <w:shd w:val="clear" w:color="auto" w:fill="FFFFFF"/>
              </w:rPr>
            </w:rPrChange>
          </w:rPr>
          <w:delText xml:space="preserve">we as humans </w:delText>
        </w:r>
      </w:del>
      <w:r w:rsidRPr="00FA57B8">
        <w:rPr>
          <w:rFonts w:ascii="Centaur" w:hAnsi="Centaur"/>
          <w:sz w:val="28"/>
          <w:szCs w:val="28"/>
          <w:shd w:val="clear" w:color="auto" w:fill="FFFFFF"/>
          <w:rPrChange w:id="693" w:author="Nirav" w:date="2019-07-18T12:28:00Z">
            <w:rPr>
              <w:rFonts w:ascii="Adobe Garamond Pro" w:hAnsi="Adobe Garamond Pro"/>
              <w:sz w:val="26"/>
              <w:szCs w:val="26"/>
              <w:shd w:val="clear" w:color="auto" w:fill="FFFFFF"/>
            </w:rPr>
          </w:rPrChange>
        </w:rPr>
        <w:t>engaging in dialogue rather than constantly looking down on our phones. While the latter is far from happening very soon</w:t>
      </w:r>
      <w:ins w:id="694" w:author="Nirav" w:date="2019-07-18T10:04:00Z">
        <w:r w:rsidR="009B0B8F" w:rsidRPr="00FA57B8">
          <w:rPr>
            <w:rFonts w:ascii="Centaur" w:hAnsi="Centaur"/>
            <w:sz w:val="28"/>
            <w:szCs w:val="28"/>
            <w:shd w:val="clear" w:color="auto" w:fill="FFFFFF"/>
            <w:rPrChange w:id="695" w:author="Nirav" w:date="2019-07-18T12:28:00Z">
              <w:rPr>
                <w:rFonts w:ascii="Adobe Garamond Pro" w:hAnsi="Adobe Garamond Pro"/>
                <w:sz w:val="26"/>
                <w:szCs w:val="26"/>
                <w:shd w:val="clear" w:color="auto" w:fill="FFFFFF"/>
              </w:rPr>
            </w:rPrChange>
          </w:rPr>
          <w:t>, we</w:t>
        </w:r>
      </w:ins>
      <w:r w:rsidRPr="00FA57B8">
        <w:rPr>
          <w:rFonts w:ascii="Centaur" w:hAnsi="Centaur"/>
          <w:sz w:val="28"/>
          <w:szCs w:val="28"/>
          <w:shd w:val="clear" w:color="auto" w:fill="FFFFFF"/>
          <w:rPrChange w:id="696" w:author="Nirav" w:date="2019-07-18T12:28:00Z">
            <w:rPr>
              <w:rFonts w:ascii="Adobe Garamond Pro" w:hAnsi="Adobe Garamond Pro"/>
              <w:sz w:val="26"/>
              <w:szCs w:val="26"/>
              <w:shd w:val="clear" w:color="auto" w:fill="FFFFFF"/>
            </w:rPr>
          </w:rPrChange>
        </w:rPr>
        <w:t xml:space="preserve"> might as well start educating the billions of internet users that what they see on their screens is far from the real world and </w:t>
      </w:r>
      <w:ins w:id="697" w:author="Nirav" w:date="2019-07-18T10:04:00Z">
        <w:r w:rsidR="009B0B8F" w:rsidRPr="00FA57B8">
          <w:rPr>
            <w:rFonts w:ascii="Centaur" w:hAnsi="Centaur"/>
            <w:sz w:val="28"/>
            <w:szCs w:val="28"/>
            <w:shd w:val="clear" w:color="auto" w:fill="FFFFFF"/>
            <w:rPrChange w:id="698" w:author="Nirav" w:date="2019-07-18T12:28:00Z">
              <w:rPr>
                <w:rFonts w:ascii="Adobe Garamond Pro" w:hAnsi="Adobe Garamond Pro"/>
                <w:sz w:val="26"/>
                <w:szCs w:val="26"/>
                <w:shd w:val="clear" w:color="auto" w:fill="FFFFFF"/>
              </w:rPr>
            </w:rPrChange>
          </w:rPr>
          <w:t xml:space="preserve">that </w:t>
        </w:r>
      </w:ins>
      <w:del w:id="699" w:author="Nirav" w:date="2019-07-17T23:42:00Z">
        <w:r w:rsidRPr="00FA57B8" w:rsidDel="00231886">
          <w:rPr>
            <w:rFonts w:ascii="Centaur" w:hAnsi="Centaur"/>
            <w:sz w:val="28"/>
            <w:szCs w:val="28"/>
            <w:shd w:val="clear" w:color="auto" w:fill="FFFFFF"/>
            <w:rPrChange w:id="700" w:author="Nirav" w:date="2019-07-18T12:28:00Z">
              <w:rPr>
                <w:rFonts w:ascii="Adobe Garamond Pro" w:hAnsi="Adobe Garamond Pro"/>
                <w:sz w:val="26"/>
                <w:szCs w:val="26"/>
                <w:shd w:val="clear" w:color="auto" w:fill="FFFFFF"/>
              </w:rPr>
            </w:rPrChange>
          </w:rPr>
          <w:delText>their are</w:delText>
        </w:r>
      </w:del>
      <w:ins w:id="701" w:author="Nirav" w:date="2019-07-17T23:42:00Z">
        <w:r w:rsidRPr="00FA57B8">
          <w:rPr>
            <w:rFonts w:ascii="Centaur" w:hAnsi="Centaur"/>
            <w:sz w:val="28"/>
            <w:szCs w:val="28"/>
            <w:shd w:val="clear" w:color="auto" w:fill="FFFFFF"/>
            <w:rPrChange w:id="702" w:author="Nirav" w:date="2019-07-18T12:28:00Z">
              <w:rPr>
                <w:rFonts w:ascii="Adobe Garamond Pro" w:hAnsi="Adobe Garamond Pro"/>
                <w:sz w:val="26"/>
                <w:szCs w:val="26"/>
                <w:shd w:val="clear" w:color="auto" w:fill="FFFFFF"/>
              </w:rPr>
            </w:rPrChange>
          </w:rPr>
          <w:t>there are</w:t>
        </w:r>
      </w:ins>
      <w:r w:rsidRPr="00FA57B8">
        <w:rPr>
          <w:rFonts w:ascii="Centaur" w:hAnsi="Centaur"/>
          <w:sz w:val="28"/>
          <w:szCs w:val="28"/>
          <w:shd w:val="clear" w:color="auto" w:fill="FFFFFF"/>
          <w:rPrChange w:id="703" w:author="Nirav" w:date="2019-07-18T12:28:00Z">
            <w:rPr>
              <w:rFonts w:ascii="Adobe Garamond Pro" w:hAnsi="Adobe Garamond Pro"/>
              <w:sz w:val="26"/>
              <w:szCs w:val="26"/>
              <w:shd w:val="clear" w:color="auto" w:fill="FFFFFF"/>
            </w:rPr>
          </w:rPrChange>
        </w:rPr>
        <w:t xml:space="preserve"> people who you can communicate </w:t>
      </w:r>
      <w:ins w:id="704" w:author="Nirav" w:date="2019-07-18T10:04:00Z">
        <w:r w:rsidR="009B0B8F" w:rsidRPr="00FA57B8">
          <w:rPr>
            <w:rFonts w:ascii="Centaur" w:hAnsi="Centaur"/>
            <w:sz w:val="28"/>
            <w:szCs w:val="28"/>
            <w:shd w:val="clear" w:color="auto" w:fill="FFFFFF"/>
            <w:rPrChange w:id="705" w:author="Nirav" w:date="2019-07-18T12:28:00Z">
              <w:rPr>
                <w:rFonts w:ascii="Adobe Garamond Pro" w:hAnsi="Adobe Garamond Pro"/>
                <w:sz w:val="26"/>
                <w:szCs w:val="26"/>
                <w:shd w:val="clear" w:color="auto" w:fill="FFFFFF"/>
              </w:rPr>
            </w:rPrChange>
          </w:rPr>
          <w:t xml:space="preserve">with </w:t>
        </w:r>
      </w:ins>
      <w:r w:rsidRPr="00FA57B8">
        <w:rPr>
          <w:rFonts w:ascii="Centaur" w:hAnsi="Centaur"/>
          <w:sz w:val="28"/>
          <w:szCs w:val="28"/>
          <w:shd w:val="clear" w:color="auto" w:fill="FFFFFF"/>
          <w:rPrChange w:id="706" w:author="Nirav" w:date="2019-07-18T12:28:00Z">
            <w:rPr>
              <w:rFonts w:ascii="Adobe Garamond Pro" w:hAnsi="Adobe Garamond Pro"/>
              <w:sz w:val="26"/>
              <w:szCs w:val="26"/>
              <w:shd w:val="clear" w:color="auto" w:fill="FFFFFF"/>
            </w:rPr>
          </w:rPrChange>
        </w:rPr>
        <w:t>in real world. And please stop using Facebook, YouTube</w:t>
      </w:r>
      <w:del w:id="707" w:author="Nirav" w:date="2019-07-18T13:16:00Z">
        <w:r w:rsidRPr="00FA57B8" w:rsidDel="00FA522A">
          <w:rPr>
            <w:rFonts w:ascii="Centaur" w:hAnsi="Centaur"/>
            <w:sz w:val="28"/>
            <w:szCs w:val="28"/>
            <w:shd w:val="clear" w:color="auto" w:fill="FFFFFF"/>
            <w:rPrChange w:id="708" w:author="Nirav" w:date="2019-07-18T12:28:00Z">
              <w:rPr>
                <w:rFonts w:ascii="Adobe Garamond Pro" w:hAnsi="Adobe Garamond Pro"/>
                <w:sz w:val="26"/>
                <w:szCs w:val="26"/>
                <w:shd w:val="clear" w:color="auto" w:fill="FFFFFF"/>
              </w:rPr>
            </w:rPrChange>
          </w:rPr>
          <w:delText xml:space="preserve">, </w:delText>
        </w:r>
      </w:del>
      <w:ins w:id="709" w:author="Nirav" w:date="2019-07-18T13:16:00Z">
        <w:r w:rsidR="00FA522A">
          <w:rPr>
            <w:rFonts w:ascii="Centaur" w:hAnsi="Centaur"/>
            <w:sz w:val="28"/>
            <w:szCs w:val="28"/>
            <w:shd w:val="clear" w:color="auto" w:fill="FFFFFF"/>
          </w:rPr>
          <w:t xml:space="preserve"> and</w:t>
        </w:r>
        <w:r w:rsidR="00FA522A" w:rsidRPr="00FA57B8">
          <w:rPr>
            <w:rFonts w:ascii="Centaur" w:hAnsi="Centaur"/>
            <w:sz w:val="28"/>
            <w:szCs w:val="28"/>
            <w:shd w:val="clear" w:color="auto" w:fill="FFFFFF"/>
            <w:rPrChange w:id="710" w:author="Nirav" w:date="2019-07-18T12:28:00Z">
              <w:rPr>
                <w:rFonts w:ascii="Adobe Garamond Pro" w:hAnsi="Adobe Garamond Pro"/>
                <w:sz w:val="26"/>
                <w:szCs w:val="26"/>
                <w:shd w:val="clear" w:color="auto" w:fill="FFFFFF"/>
              </w:rPr>
            </w:rPrChange>
          </w:rPr>
          <w:t xml:space="preserve"> </w:t>
        </w:r>
      </w:ins>
      <w:r w:rsidRPr="00FA57B8">
        <w:rPr>
          <w:rFonts w:ascii="Centaur" w:hAnsi="Centaur"/>
          <w:sz w:val="28"/>
          <w:szCs w:val="28"/>
          <w:shd w:val="clear" w:color="auto" w:fill="FFFFFF"/>
          <w:rPrChange w:id="711" w:author="Nirav" w:date="2019-07-18T12:28:00Z">
            <w:rPr>
              <w:rFonts w:ascii="Adobe Garamond Pro" w:hAnsi="Adobe Garamond Pro"/>
              <w:sz w:val="26"/>
              <w:szCs w:val="26"/>
              <w:shd w:val="clear" w:color="auto" w:fill="FFFFFF"/>
            </w:rPr>
          </w:rPrChange>
        </w:rPr>
        <w:t xml:space="preserve">Instagram as much as you </w:t>
      </w:r>
      <w:del w:id="712" w:author="Nirav" w:date="2019-07-18T13:16:00Z">
        <w:r w:rsidRPr="00FA57B8" w:rsidDel="00FA522A">
          <w:rPr>
            <w:rFonts w:ascii="Centaur" w:hAnsi="Centaur"/>
            <w:sz w:val="28"/>
            <w:szCs w:val="28"/>
            <w:shd w:val="clear" w:color="auto" w:fill="FFFFFF"/>
            <w:rPrChange w:id="713" w:author="Nirav" w:date="2019-07-18T12:28:00Z">
              <w:rPr>
                <w:rFonts w:ascii="Adobe Garamond Pro" w:hAnsi="Adobe Garamond Pro"/>
                <w:sz w:val="26"/>
                <w:szCs w:val="26"/>
                <w:shd w:val="clear" w:color="auto" w:fill="FFFFFF"/>
              </w:rPr>
            </w:rPrChange>
          </w:rPr>
          <w:delText>do</w:delText>
        </w:r>
      </w:del>
      <w:ins w:id="714" w:author="Nirav" w:date="2019-07-18T13:16:00Z">
        <w:r w:rsidR="00FA522A">
          <w:rPr>
            <w:rFonts w:ascii="Centaur" w:hAnsi="Centaur"/>
            <w:sz w:val="28"/>
            <w:szCs w:val="28"/>
            <w:shd w:val="clear" w:color="auto" w:fill="FFFFFF"/>
          </w:rPr>
          <w:t>can</w:t>
        </w:r>
      </w:ins>
      <w:ins w:id="715" w:author="Nirav" w:date="2019-07-18T10:05:00Z">
        <w:r w:rsidR="009B0B8F" w:rsidRPr="00FA57B8">
          <w:rPr>
            <w:rFonts w:ascii="Centaur" w:hAnsi="Centaur"/>
            <w:sz w:val="28"/>
            <w:szCs w:val="28"/>
            <w:shd w:val="clear" w:color="auto" w:fill="FFFFFF"/>
            <w:rPrChange w:id="716" w:author="Nirav" w:date="2019-07-18T12:28:00Z">
              <w:rPr>
                <w:rFonts w:ascii="Adobe Garamond Pro" w:hAnsi="Adobe Garamond Pro"/>
                <w:sz w:val="26"/>
                <w:szCs w:val="26"/>
                <w:shd w:val="clear" w:color="auto" w:fill="FFFFFF"/>
              </w:rPr>
            </w:rPrChange>
          </w:rPr>
          <w:t>.</w:t>
        </w:r>
      </w:ins>
      <w:r w:rsidRPr="00FA57B8">
        <w:rPr>
          <w:rFonts w:ascii="Centaur" w:hAnsi="Centaur"/>
          <w:sz w:val="28"/>
          <w:szCs w:val="28"/>
          <w:shd w:val="clear" w:color="auto" w:fill="FFFFFF"/>
          <w:rPrChange w:id="717" w:author="Nirav" w:date="2019-07-18T12:28:00Z">
            <w:rPr>
              <w:rFonts w:ascii="Adobe Garamond Pro" w:hAnsi="Adobe Garamond Pro"/>
              <w:sz w:val="26"/>
              <w:szCs w:val="26"/>
              <w:shd w:val="clear" w:color="auto" w:fill="FFFFFF"/>
            </w:rPr>
          </w:rPrChange>
        </w:rPr>
        <w:t xml:space="preserve"> </w:t>
      </w:r>
      <w:del w:id="718" w:author="Nirav" w:date="2019-07-18T10:05:00Z">
        <w:r w:rsidRPr="00FA57B8" w:rsidDel="009B0B8F">
          <w:rPr>
            <w:rFonts w:ascii="Centaur" w:hAnsi="Centaur"/>
            <w:sz w:val="28"/>
            <w:szCs w:val="28"/>
            <w:shd w:val="clear" w:color="auto" w:fill="FFFFFF"/>
            <w:rPrChange w:id="719" w:author="Nirav" w:date="2019-07-18T12:28:00Z">
              <w:rPr>
                <w:rFonts w:ascii="Adobe Garamond Pro" w:hAnsi="Adobe Garamond Pro"/>
                <w:sz w:val="26"/>
                <w:szCs w:val="26"/>
                <w:shd w:val="clear" w:color="auto" w:fill="FFFFFF"/>
              </w:rPr>
            </w:rPrChange>
          </w:rPr>
          <w:delText xml:space="preserve">and </w:delText>
        </w:r>
      </w:del>
      <w:ins w:id="720" w:author="Nirav" w:date="2019-07-18T10:05:00Z">
        <w:r w:rsidR="009B0B8F" w:rsidRPr="00FA57B8">
          <w:rPr>
            <w:rFonts w:ascii="Centaur" w:hAnsi="Centaur"/>
            <w:sz w:val="28"/>
            <w:szCs w:val="28"/>
            <w:shd w:val="clear" w:color="auto" w:fill="FFFFFF"/>
            <w:rPrChange w:id="721" w:author="Nirav" w:date="2019-07-18T12:28:00Z">
              <w:rPr>
                <w:rFonts w:ascii="Adobe Garamond Pro" w:hAnsi="Adobe Garamond Pro"/>
                <w:sz w:val="26"/>
                <w:szCs w:val="26"/>
                <w:shd w:val="clear" w:color="auto" w:fill="FFFFFF"/>
              </w:rPr>
            </w:rPrChange>
          </w:rPr>
          <w:t>A</w:t>
        </w:r>
        <w:r w:rsidR="009B0B8F" w:rsidRPr="00FA57B8">
          <w:rPr>
            <w:rFonts w:ascii="Centaur" w:hAnsi="Centaur"/>
            <w:sz w:val="28"/>
            <w:szCs w:val="28"/>
            <w:shd w:val="clear" w:color="auto" w:fill="FFFFFF"/>
            <w:rPrChange w:id="722" w:author="Nirav" w:date="2019-07-18T12:28:00Z">
              <w:rPr>
                <w:rFonts w:ascii="Adobe Garamond Pro" w:hAnsi="Adobe Garamond Pro"/>
                <w:sz w:val="26"/>
                <w:szCs w:val="26"/>
                <w:shd w:val="clear" w:color="auto" w:fill="FFFFFF"/>
              </w:rPr>
            </w:rPrChange>
          </w:rPr>
          <w:t xml:space="preserve">nd </w:t>
        </w:r>
      </w:ins>
      <w:r w:rsidRPr="00FA57B8">
        <w:rPr>
          <w:rFonts w:ascii="Centaur" w:hAnsi="Centaur"/>
          <w:sz w:val="28"/>
          <w:szCs w:val="28"/>
          <w:shd w:val="clear" w:color="auto" w:fill="FFFFFF"/>
          <w:rPrChange w:id="723" w:author="Nirav" w:date="2019-07-18T12:28:00Z">
            <w:rPr>
              <w:rFonts w:ascii="Adobe Garamond Pro" w:hAnsi="Adobe Garamond Pro"/>
              <w:sz w:val="26"/>
              <w:szCs w:val="26"/>
              <w:shd w:val="clear" w:color="auto" w:fill="FFFFFF"/>
            </w:rPr>
          </w:rPrChange>
        </w:rPr>
        <w:t xml:space="preserve">if you do decide to not follow my advice, </w:t>
      </w:r>
      <w:ins w:id="724" w:author="Nirav" w:date="2019-07-18T10:05:00Z">
        <w:r w:rsidR="009B0B8F" w:rsidRPr="00FA57B8">
          <w:rPr>
            <w:rFonts w:ascii="Centaur" w:hAnsi="Centaur"/>
            <w:sz w:val="28"/>
            <w:szCs w:val="28"/>
            <w:shd w:val="clear" w:color="auto" w:fill="FFFFFF"/>
            <w:rPrChange w:id="725" w:author="Nirav" w:date="2019-07-18T12:28:00Z">
              <w:rPr>
                <w:rFonts w:ascii="Adobe Garamond Pro" w:hAnsi="Adobe Garamond Pro"/>
                <w:sz w:val="26"/>
                <w:szCs w:val="26"/>
                <w:shd w:val="clear" w:color="auto" w:fill="FFFFFF"/>
              </w:rPr>
            </w:rPrChange>
          </w:rPr>
          <w:t xml:space="preserve">come </w:t>
        </w:r>
      </w:ins>
      <w:r w:rsidRPr="00FA57B8">
        <w:rPr>
          <w:rFonts w:ascii="Centaur" w:hAnsi="Centaur"/>
          <w:sz w:val="28"/>
          <w:szCs w:val="28"/>
          <w:shd w:val="clear" w:color="auto" w:fill="FFFFFF"/>
          <w:rPrChange w:id="726" w:author="Nirav" w:date="2019-07-18T12:28:00Z">
            <w:rPr>
              <w:rFonts w:ascii="Adobe Garamond Pro" w:hAnsi="Adobe Garamond Pro"/>
              <w:sz w:val="26"/>
              <w:szCs w:val="26"/>
              <w:shd w:val="clear" w:color="auto" w:fill="FFFFFF"/>
            </w:rPr>
          </w:rPrChange>
        </w:rPr>
        <w:t xml:space="preserve">follow me at </w:t>
      </w:r>
      <w:del w:id="727" w:author="Nirav" w:date="2019-07-17T23:40:00Z">
        <w:r w:rsidRPr="00FA57B8" w:rsidDel="00231886">
          <w:rPr>
            <w:rFonts w:ascii="Centaur" w:hAnsi="Centaur"/>
            <w:sz w:val="28"/>
            <w:szCs w:val="28"/>
            <w:shd w:val="clear" w:color="auto" w:fill="FFFFFF"/>
            <w:rPrChange w:id="728" w:author="Nirav" w:date="2019-07-18T12:28:00Z">
              <w:rPr>
                <w:rFonts w:ascii="Adobe Garamond Pro" w:hAnsi="Adobe Garamond Pro"/>
                <w:sz w:val="26"/>
                <w:szCs w:val="26"/>
                <w:shd w:val="clear" w:color="auto" w:fill="FFFFFF"/>
              </w:rPr>
            </w:rPrChange>
          </w:rPr>
          <w:delText>https://www.</w:delText>
        </w:r>
      </w:del>
      <w:r w:rsidRPr="00FA57B8">
        <w:rPr>
          <w:rFonts w:ascii="Centaur" w:hAnsi="Centaur"/>
          <w:sz w:val="28"/>
          <w:szCs w:val="28"/>
          <w:shd w:val="clear" w:color="auto" w:fill="FFFFFF"/>
          <w:rPrChange w:id="729" w:author="Nirav" w:date="2019-07-18T12:28:00Z">
            <w:rPr>
              <w:rFonts w:ascii="Adobe Garamond Pro" w:hAnsi="Adobe Garamond Pro"/>
              <w:sz w:val="26"/>
              <w:szCs w:val="26"/>
              <w:shd w:val="clear" w:color="auto" w:fill="FFFFFF"/>
            </w:rPr>
          </w:rPrChange>
        </w:rPr>
        <w:t>instagram.com/</w:t>
      </w:r>
      <w:commentRangeStart w:id="730"/>
      <w:proofErr w:type="spellStart"/>
      <w:r w:rsidRPr="00FA57B8">
        <w:rPr>
          <w:rFonts w:ascii="Centaur" w:hAnsi="Centaur"/>
          <w:sz w:val="28"/>
          <w:szCs w:val="28"/>
          <w:shd w:val="clear" w:color="auto" w:fill="FFFFFF"/>
          <w:rPrChange w:id="731" w:author="Nirav" w:date="2019-07-18T12:28:00Z">
            <w:rPr>
              <w:rFonts w:ascii="Adobe Garamond Pro" w:hAnsi="Adobe Garamond Pro"/>
              <w:sz w:val="26"/>
              <w:szCs w:val="26"/>
              <w:shd w:val="clear" w:color="auto" w:fill="FFFFFF"/>
            </w:rPr>
          </w:rPrChange>
        </w:rPr>
        <w:t>panthasuresh</w:t>
      </w:r>
      <w:commentRangeEnd w:id="730"/>
      <w:proofErr w:type="spellEnd"/>
      <w:r w:rsidRPr="00FA57B8">
        <w:rPr>
          <w:rStyle w:val="CommentReference"/>
          <w:rFonts w:ascii="Centaur" w:hAnsi="Centaur"/>
          <w:sz w:val="18"/>
          <w:szCs w:val="18"/>
          <w:rPrChange w:id="732" w:author="Nirav" w:date="2019-07-18T12:28:00Z">
            <w:rPr>
              <w:rStyle w:val="CommentReference"/>
            </w:rPr>
          </w:rPrChange>
        </w:rPr>
        <w:commentReference w:id="730"/>
      </w:r>
      <w:del w:id="733" w:author="Nirav" w:date="2019-07-17T23:40:00Z">
        <w:r w:rsidRPr="00FA57B8" w:rsidDel="00231886">
          <w:rPr>
            <w:rFonts w:ascii="Centaur" w:hAnsi="Centaur"/>
            <w:sz w:val="28"/>
            <w:szCs w:val="28"/>
            <w:shd w:val="clear" w:color="auto" w:fill="FFFFFF"/>
            <w:rPrChange w:id="734" w:author="Nirav" w:date="2019-07-18T12:28:00Z">
              <w:rPr>
                <w:rFonts w:ascii="Adobe Garamond Pro" w:hAnsi="Adobe Garamond Pro"/>
                <w:sz w:val="26"/>
                <w:szCs w:val="26"/>
                <w:shd w:val="clear" w:color="auto" w:fill="FFFFFF"/>
              </w:rPr>
            </w:rPrChange>
          </w:rPr>
          <w:delText>/</w:delText>
        </w:r>
      </w:del>
      <w:r w:rsidRPr="00FA57B8">
        <w:rPr>
          <w:rFonts w:ascii="Centaur" w:hAnsi="Centaur"/>
          <w:sz w:val="28"/>
          <w:szCs w:val="28"/>
          <w:shd w:val="clear" w:color="auto" w:fill="FFFFFF"/>
          <w:rPrChange w:id="735" w:author="Nirav" w:date="2019-07-18T12:28:00Z">
            <w:rPr>
              <w:rFonts w:ascii="Adobe Garamond Pro" w:hAnsi="Adobe Garamond Pro"/>
              <w:sz w:val="26"/>
              <w:szCs w:val="26"/>
              <w:shd w:val="clear" w:color="auto" w:fill="FFFFFF"/>
            </w:rPr>
          </w:rPrChange>
        </w:rPr>
        <w:t>.</w:t>
      </w:r>
    </w:p>
    <w:sectPr w:rsidR="00E34FC0" w:rsidRPr="00FA57B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Nirav" w:date="2019-07-18T10:11:00Z" w:initials="N">
    <w:p w14:paraId="6BB75D23" w14:textId="3B7FDC99" w:rsidR="00084A72" w:rsidRDefault="00084A72">
      <w:pPr>
        <w:pStyle w:val="CommentText"/>
      </w:pPr>
      <w:r>
        <w:rPr>
          <w:rStyle w:val="CommentReference"/>
        </w:rPr>
        <w:annotationRef/>
      </w:r>
      <w:r>
        <w:t>Suresh, you seem to have a chatty, colloquial style of writing. It’s great, and it works very well if you’re telling a story or making people laugh.</w:t>
      </w:r>
      <w:r>
        <w:br/>
      </w:r>
    </w:p>
    <w:p w14:paraId="59CA0622" w14:textId="77777777" w:rsidR="00084A72" w:rsidRDefault="00084A72">
      <w:pPr>
        <w:pStyle w:val="CommentText"/>
      </w:pPr>
      <w:r>
        <w:t xml:space="preserve">But in this article, you are trying to convince people about an actual, largely unknown problem. Not sure the very long sentences and the writing style helps. </w:t>
      </w:r>
    </w:p>
    <w:p w14:paraId="3C88D2D7" w14:textId="77777777" w:rsidR="00084A72" w:rsidRDefault="00084A72">
      <w:pPr>
        <w:pStyle w:val="CommentText"/>
      </w:pPr>
    </w:p>
    <w:p w14:paraId="6F0355D4" w14:textId="194572CD" w:rsidR="00084A72" w:rsidRDefault="00084A72">
      <w:pPr>
        <w:pStyle w:val="CommentText"/>
      </w:pPr>
      <w:r>
        <w:t xml:space="preserve">It’s okay if you want to leave it as it is, but if you do decide to edit it, email me a copy at mail@nirav.com.np. </w:t>
      </w:r>
    </w:p>
  </w:comment>
  <w:comment w:id="18" w:author="Nirav" w:date="2019-07-17T23:58:00Z" w:initials="N">
    <w:p w14:paraId="537C256A" w14:textId="39D7829C" w:rsidR="003D260F" w:rsidRDefault="003D260F">
      <w:pPr>
        <w:pStyle w:val="CommentText"/>
      </w:pPr>
      <w:r>
        <w:rPr>
          <w:rStyle w:val="CommentReference"/>
        </w:rPr>
        <w:annotationRef/>
      </w:r>
      <w:r>
        <w:t>I have tried to shorten your sentences</w:t>
      </w:r>
      <w:r w:rsidR="00084A72">
        <w:t xml:space="preserve"> and</w:t>
      </w:r>
      <w:r>
        <w:t xml:space="preserve"> replace your slang words for proper English words</w:t>
      </w:r>
      <w:r w:rsidR="00084A72">
        <w:t>.</w:t>
      </w:r>
    </w:p>
  </w:comment>
  <w:comment w:id="33" w:author="Nirav" w:date="2019-07-17T23:44:00Z" w:initials="N">
    <w:p w14:paraId="36302887" w14:textId="6B2ABA57" w:rsidR="0024132F" w:rsidRDefault="0024132F">
      <w:pPr>
        <w:pStyle w:val="CommentText"/>
      </w:pPr>
      <w:r>
        <w:rPr>
          <w:rStyle w:val="CommentReference"/>
        </w:rPr>
        <w:annotationRef/>
      </w:r>
      <w:r>
        <w:t xml:space="preserve">You mean ‘casually’, right?  </w:t>
      </w:r>
    </w:p>
  </w:comment>
  <w:comment w:id="17" w:author="Nirav" w:date="2019-07-17T23:50:00Z" w:initials="N">
    <w:p w14:paraId="485E5E35" w14:textId="72968F4D" w:rsidR="0024132F" w:rsidRDefault="0024132F">
      <w:pPr>
        <w:pStyle w:val="CommentText"/>
      </w:pPr>
      <w:r>
        <w:rPr>
          <w:rStyle w:val="CommentReference"/>
        </w:rPr>
        <w:annotationRef/>
      </w:r>
      <w:r>
        <w:t>I tried to shorten this text. A very long and only tangentially related first line is not the best way to start an article. Let me know if you feel otherwise.</w:t>
      </w:r>
    </w:p>
  </w:comment>
  <w:comment w:id="89" w:author="Nirav" w:date="2019-07-17T23:48:00Z" w:initials="N">
    <w:p w14:paraId="290EA509" w14:textId="6FCD9149" w:rsidR="0024132F" w:rsidRDefault="0024132F">
      <w:pPr>
        <w:pStyle w:val="CommentText"/>
      </w:pPr>
      <w:r>
        <w:rPr>
          <w:rStyle w:val="CommentReference"/>
        </w:rPr>
        <w:annotationRef/>
      </w:r>
      <w:r>
        <w:t xml:space="preserve">Or are you </w:t>
      </w:r>
      <w:r w:rsidR="005B35CE">
        <w:t xml:space="preserve">also </w:t>
      </w:r>
      <w:r>
        <w:t>including robot</w:t>
      </w:r>
      <w:r w:rsidR="005B35CE">
        <w:t xml:space="preserve"> beliefs </w:t>
      </w:r>
      <w:r>
        <w:t xml:space="preserve">in your description?  </w:t>
      </w:r>
    </w:p>
  </w:comment>
  <w:comment w:id="188" w:author="Nirav" w:date="2019-07-17T23:54:00Z" w:initials="N">
    <w:p w14:paraId="4013CE79" w14:textId="6F7472CE" w:rsidR="003D260F" w:rsidRDefault="003D260F">
      <w:pPr>
        <w:pStyle w:val="CommentText"/>
      </w:pPr>
      <w:r>
        <w:rPr>
          <w:rStyle w:val="CommentReference"/>
        </w:rPr>
        <w:annotationRef/>
      </w:r>
      <w:r>
        <w:t>his/her is clumsy. Let</w:t>
      </w:r>
      <w:r w:rsidR="009B0B8F">
        <w:t>’</w:t>
      </w:r>
      <w:r>
        <w:t>s use ‘her’ half the time and ‘his’ other half to balance the gender</w:t>
      </w:r>
    </w:p>
  </w:comment>
  <w:comment w:id="220" w:author="Nirav" w:date="2019-07-18T00:02:00Z" w:initials="N">
    <w:p w14:paraId="3CE4A88B" w14:textId="3246E5AA" w:rsidR="003D260F" w:rsidRDefault="003D260F">
      <w:pPr>
        <w:pStyle w:val="CommentText"/>
      </w:pPr>
      <w:r>
        <w:rPr>
          <w:rStyle w:val="CommentReference"/>
        </w:rPr>
        <w:annotationRef/>
      </w:r>
      <w:r>
        <w:t xml:space="preserve">Ok are you implying fake </w:t>
      </w:r>
      <w:r w:rsidR="001F296B">
        <w:t>account?</w:t>
      </w:r>
      <w:r>
        <w:t xml:space="preserve"> </w:t>
      </w:r>
      <w:r w:rsidR="001F296B">
        <w:t>I</w:t>
      </w:r>
      <w:r>
        <w:t xml:space="preserve">t’s not </w:t>
      </w:r>
      <w:r w:rsidR="0077160B">
        <w:t>immediately</w:t>
      </w:r>
      <w:r>
        <w:t xml:space="preserve"> clear.</w:t>
      </w:r>
    </w:p>
  </w:comment>
  <w:comment w:id="240" w:author="Nirav" w:date="2019-07-17T23:55:00Z" w:initials="N">
    <w:p w14:paraId="6EA1AE1D" w14:textId="5FD41D3E" w:rsidR="003D260F" w:rsidRDefault="003D260F">
      <w:pPr>
        <w:pStyle w:val="CommentText"/>
      </w:pPr>
      <w:r>
        <w:rPr>
          <w:rStyle w:val="CommentReference"/>
        </w:rPr>
        <w:annotationRef/>
      </w:r>
      <w:r>
        <w:rPr>
          <w:rStyle w:val="CommentReference"/>
        </w:rPr>
        <w:t xml:space="preserve">ay homie, this be written article </w:t>
      </w:r>
      <w:proofErr w:type="spellStart"/>
      <w:r>
        <w:rPr>
          <w:rStyle w:val="CommentReference"/>
        </w:rPr>
        <w:t>yo</w:t>
      </w:r>
      <w:proofErr w:type="spellEnd"/>
      <w:r>
        <w:rPr>
          <w:rStyle w:val="CommentReference"/>
        </w:rPr>
        <w:t xml:space="preserve">! You </w:t>
      </w:r>
      <w:proofErr w:type="spellStart"/>
      <w:r>
        <w:rPr>
          <w:rStyle w:val="CommentReference"/>
        </w:rPr>
        <w:t>ain’t</w:t>
      </w:r>
      <w:proofErr w:type="spellEnd"/>
      <w:r>
        <w:rPr>
          <w:rStyle w:val="CommentReference"/>
        </w:rPr>
        <w:t xml:space="preserve"> not speaking here. Use proper words nigga!</w:t>
      </w:r>
    </w:p>
  </w:comment>
  <w:comment w:id="400" w:author="Nirav" w:date="2019-07-18T09:29:00Z" w:initials="N">
    <w:p w14:paraId="7F43DCFA" w14:textId="63855258" w:rsidR="009B0B8F" w:rsidRDefault="009B0B8F">
      <w:pPr>
        <w:pStyle w:val="CommentText"/>
      </w:pPr>
      <w:r>
        <w:rPr>
          <w:rStyle w:val="CommentReference"/>
        </w:rPr>
        <w:annotationRef/>
      </w:r>
      <w:r>
        <w:t>What you’re describing is not the know-it-all. Maybe you mean self-righteous?</w:t>
      </w:r>
    </w:p>
  </w:comment>
  <w:comment w:id="448" w:author="Nirav" w:date="2019-07-18T13:10:00Z" w:initials="N">
    <w:p w14:paraId="61787247" w14:textId="2DE086CA" w:rsidR="001F4DEE" w:rsidRDefault="001F4DEE">
      <w:pPr>
        <w:pStyle w:val="CommentText"/>
      </w:pPr>
      <w:r>
        <w:rPr>
          <w:rStyle w:val="CommentReference"/>
        </w:rPr>
        <w:annotationRef/>
      </w:r>
      <w:r>
        <w:t xml:space="preserve">Hey! There are open minded people in this world. While I agree that all humans have basic tendencies are you have written, I think that this paragraph presents an overly exaggerated and simplistic description of the human behavior just to sell its point. </w:t>
      </w:r>
    </w:p>
  </w:comment>
  <w:comment w:id="451" w:author="Nirav" w:date="2019-07-18T10:07:00Z" w:initials="N">
    <w:p w14:paraId="71DBD38F" w14:textId="4DE898C7" w:rsidR="009B0B8F" w:rsidRDefault="009B0B8F">
      <w:pPr>
        <w:pStyle w:val="CommentText"/>
      </w:pPr>
      <w:r>
        <w:rPr>
          <w:rStyle w:val="CommentReference"/>
        </w:rPr>
        <w:annotationRef/>
      </w:r>
      <w:r>
        <w:t>Do we actually have anthropological evidence or are you just saying?</w:t>
      </w:r>
    </w:p>
  </w:comment>
  <w:comment w:id="540" w:author="Nirav" w:date="2019-07-18T09:53:00Z" w:initials="N">
    <w:p w14:paraId="68D3A765" w14:textId="44AC4670" w:rsidR="009B0B8F" w:rsidRDefault="009B0B8F">
      <w:pPr>
        <w:pStyle w:val="CommentText"/>
      </w:pPr>
      <w:r>
        <w:rPr>
          <w:rStyle w:val="CommentReference"/>
        </w:rPr>
        <w:annotationRef/>
      </w:r>
      <w:r>
        <w:t>Consensus = agreement</w:t>
      </w:r>
      <w:r w:rsidR="0048346D">
        <w:t xml:space="preserve">. </w:t>
      </w:r>
    </w:p>
  </w:comment>
  <w:comment w:id="588" w:author="Nirav" w:date="2019-07-18T09:54:00Z" w:initials="N">
    <w:p w14:paraId="60F4EB05" w14:textId="0AA45BB4" w:rsidR="009B0B8F" w:rsidRDefault="009B0B8F">
      <w:pPr>
        <w:pStyle w:val="CommentText"/>
      </w:pPr>
      <w:r>
        <w:rPr>
          <w:rStyle w:val="CommentReference"/>
        </w:rPr>
        <w:annotationRef/>
      </w:r>
      <w:r>
        <w:t xml:space="preserve">Algorithms don’t create movements (at least yet). They might lead to the creation of movements. </w:t>
      </w:r>
      <w:proofErr w:type="gramStart"/>
      <w:r>
        <w:t>So</w:t>
      </w:r>
      <w:proofErr w:type="gramEnd"/>
      <w:r>
        <w:t xml:space="preserve"> </w:t>
      </w:r>
      <w:r w:rsidR="00FA522A">
        <w:t>I changed</w:t>
      </w:r>
      <w:r>
        <w:t xml:space="preserve"> it.</w:t>
      </w:r>
    </w:p>
  </w:comment>
  <w:comment w:id="630" w:author="Nirav" w:date="2019-07-18T09:57:00Z" w:initials="N">
    <w:p w14:paraId="2B68E57C" w14:textId="34631135" w:rsidR="009B0B8F" w:rsidRDefault="009B0B8F">
      <w:pPr>
        <w:pStyle w:val="CommentText"/>
      </w:pPr>
      <w:r>
        <w:rPr>
          <w:rStyle w:val="CommentReference"/>
        </w:rPr>
        <w:annotationRef/>
      </w:r>
      <w:r w:rsidR="00FA522A">
        <w:t xml:space="preserve">Well, the </w:t>
      </w:r>
      <w:r>
        <w:t>‘</w:t>
      </w:r>
      <w:r w:rsidR="00FA522A">
        <w:t>w</w:t>
      </w:r>
      <w:r>
        <w:t xml:space="preserve">ell’ is redundant here. </w:t>
      </w:r>
    </w:p>
  </w:comment>
  <w:comment w:id="645" w:author="Nirav" w:date="2019-07-18T09:58:00Z" w:initials="N">
    <w:p w14:paraId="21458BAC" w14:textId="768109C4" w:rsidR="009B0B8F" w:rsidRDefault="009B0B8F">
      <w:pPr>
        <w:pStyle w:val="CommentText"/>
      </w:pPr>
      <w:r>
        <w:rPr>
          <w:rStyle w:val="CommentReference"/>
        </w:rPr>
        <w:annotationRef/>
      </w:r>
      <w:proofErr w:type="spellStart"/>
      <w:r>
        <w:t>Haha</w:t>
      </w:r>
      <w:proofErr w:type="spellEnd"/>
      <w:r>
        <w:t xml:space="preserve"> you watch a lot of </w:t>
      </w:r>
      <w:proofErr w:type="spellStart"/>
      <w:r>
        <w:t>youtube</w:t>
      </w:r>
      <w:proofErr w:type="spellEnd"/>
      <w:r>
        <w:t xml:space="preserve"> videos, don’t you?</w:t>
      </w:r>
    </w:p>
  </w:comment>
  <w:comment w:id="672" w:author="Nirav" w:date="2019-07-18T10:01:00Z" w:initials="N">
    <w:p w14:paraId="362100C1" w14:textId="77777777" w:rsidR="009B0B8F" w:rsidRDefault="009B0B8F">
      <w:pPr>
        <w:pStyle w:val="CommentText"/>
      </w:pPr>
      <w:r>
        <w:rPr>
          <w:rStyle w:val="CommentReference"/>
        </w:rPr>
        <w:annotationRef/>
      </w:r>
      <w:r>
        <w:t xml:space="preserve">I’m sorry, I don’t get what you are trying to say here. </w:t>
      </w:r>
      <w:r>
        <w:br/>
        <w:t xml:space="preserve">1. YouTube doesn’t upload </w:t>
      </w:r>
      <w:proofErr w:type="gramStart"/>
      <w:r>
        <w:t>content,</w:t>
      </w:r>
      <w:proofErr w:type="gramEnd"/>
      <w:r>
        <w:t xml:space="preserve"> it just recommends them.</w:t>
      </w:r>
    </w:p>
    <w:p w14:paraId="277658F0" w14:textId="77777777" w:rsidR="009B0B8F" w:rsidRDefault="009B0B8F">
      <w:pPr>
        <w:pStyle w:val="CommentText"/>
      </w:pPr>
      <w:r>
        <w:t xml:space="preserve">2. credible = believable/correct. </w:t>
      </w:r>
    </w:p>
    <w:p w14:paraId="0C6B2388" w14:textId="77777777" w:rsidR="009B0B8F" w:rsidRDefault="009B0B8F">
      <w:pPr>
        <w:pStyle w:val="CommentText"/>
      </w:pPr>
      <w:r>
        <w:t xml:space="preserve"> </w:t>
      </w:r>
    </w:p>
    <w:p w14:paraId="5E350182" w14:textId="1CEA2E9C" w:rsidR="009B0B8F" w:rsidRDefault="009B0B8F">
      <w:pPr>
        <w:pStyle w:val="CommentText"/>
      </w:pPr>
      <w:r>
        <w:t>What are you trying to say here?</w:t>
      </w:r>
    </w:p>
  </w:comment>
  <w:comment w:id="688" w:author="Nirav" w:date="2019-07-18T10:03:00Z" w:initials="N">
    <w:p w14:paraId="76CCA3EA" w14:textId="4CE64D51" w:rsidR="009B0B8F" w:rsidRDefault="009B0B8F">
      <w:pPr>
        <w:pStyle w:val="CommentText"/>
      </w:pPr>
      <w:r>
        <w:rPr>
          <w:rStyle w:val="CommentReference"/>
        </w:rPr>
        <w:annotationRef/>
      </w:r>
      <w:r>
        <w:t xml:space="preserve">We </w:t>
      </w:r>
      <w:r w:rsidRPr="009B0B8F">
        <w:rPr>
          <w:b/>
          <w:bCs/>
        </w:rPr>
        <w:t>are</w:t>
      </w:r>
      <w:r>
        <w:t xml:space="preserve"> humans. Removed redundant words.</w:t>
      </w:r>
    </w:p>
  </w:comment>
  <w:comment w:id="730" w:author="Nirav" w:date="2019-07-17T23:40:00Z" w:initials="N">
    <w:p w14:paraId="42A43FC7" w14:textId="271A46E1" w:rsidR="00231886" w:rsidRPr="00231886" w:rsidRDefault="00231886">
      <w:pPr>
        <w:pStyle w:val="CommentText"/>
        <w:rPr>
          <w:vertAlign w:val="subscript"/>
        </w:rPr>
      </w:pPr>
      <w:r>
        <w:rPr>
          <w:rStyle w:val="CommentReference"/>
        </w:rPr>
        <w:annotationRef/>
      </w:r>
      <w:r>
        <w:t>This is eventually going to be printed. The more typable the link seems, the more people</w:t>
      </w:r>
      <w:r w:rsidR="009B0B8F">
        <w:t xml:space="preserve"> will</w:t>
      </w:r>
      <w:r>
        <w:t xml:space="preserve"> actually decide to type it in.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0355D4" w15:done="0"/>
  <w15:commentEx w15:paraId="537C256A" w15:done="0"/>
  <w15:commentEx w15:paraId="36302887" w15:done="0"/>
  <w15:commentEx w15:paraId="485E5E35" w15:done="0"/>
  <w15:commentEx w15:paraId="290EA509" w15:done="0"/>
  <w15:commentEx w15:paraId="4013CE79" w15:done="0"/>
  <w15:commentEx w15:paraId="3CE4A88B" w15:done="0"/>
  <w15:commentEx w15:paraId="6EA1AE1D" w15:done="0"/>
  <w15:commentEx w15:paraId="7F43DCFA" w15:done="0"/>
  <w15:commentEx w15:paraId="61787247" w15:done="0"/>
  <w15:commentEx w15:paraId="71DBD38F" w15:done="0"/>
  <w15:commentEx w15:paraId="68D3A765" w15:done="0"/>
  <w15:commentEx w15:paraId="60F4EB05" w15:done="0"/>
  <w15:commentEx w15:paraId="2B68E57C" w15:done="0"/>
  <w15:commentEx w15:paraId="21458BAC" w15:done="0"/>
  <w15:commentEx w15:paraId="5E350182" w15:done="0"/>
  <w15:commentEx w15:paraId="76CCA3EA" w15:done="0"/>
  <w15:commentEx w15:paraId="42A43F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0355D4" w16cid:durableId="20DAC446"/>
  <w16cid:commentId w16cid:paraId="537C256A" w16cid:durableId="20DA34B8"/>
  <w16cid:commentId w16cid:paraId="36302887" w16cid:durableId="20DA3174"/>
  <w16cid:commentId w16cid:paraId="485E5E35" w16cid:durableId="20DA32CA"/>
  <w16cid:commentId w16cid:paraId="290EA509" w16cid:durableId="20DA3240"/>
  <w16cid:commentId w16cid:paraId="4013CE79" w16cid:durableId="20DA33CA"/>
  <w16cid:commentId w16cid:paraId="3CE4A88B" w16cid:durableId="20DA35B2"/>
  <w16cid:commentId w16cid:paraId="6EA1AE1D" w16cid:durableId="20DA3402"/>
  <w16cid:commentId w16cid:paraId="7F43DCFA" w16cid:durableId="20DABA80"/>
  <w16cid:commentId w16cid:paraId="61787247" w16cid:durableId="20DAEE4B"/>
  <w16cid:commentId w16cid:paraId="71DBD38F" w16cid:durableId="20DAC353"/>
  <w16cid:commentId w16cid:paraId="68D3A765" w16cid:durableId="20DAC000"/>
  <w16cid:commentId w16cid:paraId="60F4EB05" w16cid:durableId="20DAC069"/>
  <w16cid:commentId w16cid:paraId="2B68E57C" w16cid:durableId="20DAC0F5"/>
  <w16cid:commentId w16cid:paraId="21458BAC" w16cid:durableId="20DAC151"/>
  <w16cid:commentId w16cid:paraId="5E350182" w16cid:durableId="20DAC1FD"/>
  <w16cid:commentId w16cid:paraId="76CCA3EA" w16cid:durableId="20DAC27A"/>
  <w16cid:commentId w16cid:paraId="42A43FC7" w16cid:durableId="20DA30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9DDBC4A4-D72F-4036-A7B2-E52FACAF9684}"/>
    <w:embedBold r:id="rId2" w:fontKey="{95629B01-DA84-4E9F-A75C-2D9B115D8562}"/>
    <w:embedItalic r:id="rId3" w:fontKey="{22ECD88C-BEE8-435E-89B4-BBE210C3195F}"/>
  </w:font>
  <w:font w:name="Mangal">
    <w:panose1 w:val="02040503050203030202"/>
    <w:charset w:val="00"/>
    <w:family w:val="roman"/>
    <w:pitch w:val="variable"/>
    <w:sig w:usb0="00008003" w:usb1="00000000" w:usb2="00000000" w:usb3="00000000" w:csb0="00000001" w:csb1="00000000"/>
    <w:embedRegular r:id="rId4" w:fontKey="{F64EE3AD-A373-4FD9-B6DB-D341A97A40BC}"/>
    <w:embedBold r:id="rId5" w:fontKey="{21E612A1-C2D9-429A-AA28-4DAC2472E5D5}"/>
    <w:embedItalic r:id="rId6" w:fontKey="{2B6E5454-55A3-4733-847F-6A0811BA41F9}"/>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7" w:fontKey="{B9BCA669-568A-46F2-9588-664D0F0E3A36}"/>
  </w:font>
  <w:font w:name="Centaur">
    <w:panose1 w:val="02030504050205020304"/>
    <w:charset w:val="00"/>
    <w:family w:val="roman"/>
    <w:pitch w:val="variable"/>
    <w:sig w:usb0="00000003" w:usb1="00000000" w:usb2="00000000" w:usb3="00000000" w:csb0="00000001" w:csb1="00000000"/>
    <w:embedRegular r:id="rId8" w:fontKey="{CBC24242-9AB2-40C2-B08B-2083419220E9}"/>
    <w:embedBold r:id="rId9" w:fontKey="{7EB6C5A3-D3A7-497B-8359-237A81AC39B2}"/>
    <w:embedItalic r:id="rId10" w:fontKey="{11D113BF-AE95-44CE-9BD4-E892C86A9514}"/>
  </w:font>
  <w:font w:name="Adobe Garamond Pro">
    <w:panose1 w:val="02020502060506020403"/>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embedRegular r:id="rId11" w:fontKey="{B77C843A-9BD9-4C35-BC49-68830C768FD1}"/>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rav">
    <w15:presenceInfo w15:providerId="None" w15:userId="Nira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embedTrueTypeFont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886"/>
    <w:rsid w:val="00084A72"/>
    <w:rsid w:val="001F296B"/>
    <w:rsid w:val="001F4DEE"/>
    <w:rsid w:val="00231886"/>
    <w:rsid w:val="0024132F"/>
    <w:rsid w:val="00260415"/>
    <w:rsid w:val="003D260F"/>
    <w:rsid w:val="0048346D"/>
    <w:rsid w:val="0056304D"/>
    <w:rsid w:val="005B35CE"/>
    <w:rsid w:val="005C00EF"/>
    <w:rsid w:val="00742D99"/>
    <w:rsid w:val="0077160B"/>
    <w:rsid w:val="0079419A"/>
    <w:rsid w:val="009B0B8F"/>
    <w:rsid w:val="00B409E0"/>
    <w:rsid w:val="00C869B8"/>
    <w:rsid w:val="00D24D37"/>
    <w:rsid w:val="00D673DE"/>
    <w:rsid w:val="00E34FC0"/>
    <w:rsid w:val="00FA522A"/>
    <w:rsid w:val="00FA57B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9789D"/>
  <w15:chartTrackingRefBased/>
  <w15:docId w15:val="{67687EE2-0008-4EE7-AD02-D6DECD81F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1886"/>
    <w:rPr>
      <w:sz w:val="16"/>
      <w:szCs w:val="16"/>
    </w:rPr>
  </w:style>
  <w:style w:type="paragraph" w:styleId="CommentText">
    <w:name w:val="annotation text"/>
    <w:basedOn w:val="Normal"/>
    <w:link w:val="CommentTextChar"/>
    <w:uiPriority w:val="99"/>
    <w:semiHidden/>
    <w:unhideWhenUsed/>
    <w:rsid w:val="00231886"/>
    <w:pPr>
      <w:spacing w:line="240" w:lineRule="auto"/>
    </w:pPr>
    <w:rPr>
      <w:sz w:val="20"/>
      <w:szCs w:val="20"/>
    </w:rPr>
  </w:style>
  <w:style w:type="character" w:customStyle="1" w:styleId="CommentTextChar">
    <w:name w:val="Comment Text Char"/>
    <w:basedOn w:val="DefaultParagraphFont"/>
    <w:link w:val="CommentText"/>
    <w:uiPriority w:val="99"/>
    <w:semiHidden/>
    <w:rsid w:val="00231886"/>
    <w:rPr>
      <w:sz w:val="20"/>
      <w:szCs w:val="20"/>
    </w:rPr>
  </w:style>
  <w:style w:type="paragraph" w:styleId="CommentSubject">
    <w:name w:val="annotation subject"/>
    <w:basedOn w:val="CommentText"/>
    <w:next w:val="CommentText"/>
    <w:link w:val="CommentSubjectChar"/>
    <w:uiPriority w:val="99"/>
    <w:semiHidden/>
    <w:unhideWhenUsed/>
    <w:rsid w:val="00231886"/>
    <w:rPr>
      <w:b/>
      <w:bCs/>
    </w:rPr>
  </w:style>
  <w:style w:type="character" w:customStyle="1" w:styleId="CommentSubjectChar">
    <w:name w:val="Comment Subject Char"/>
    <w:basedOn w:val="CommentTextChar"/>
    <w:link w:val="CommentSubject"/>
    <w:uiPriority w:val="99"/>
    <w:semiHidden/>
    <w:rsid w:val="00231886"/>
    <w:rPr>
      <w:b/>
      <w:bCs/>
      <w:sz w:val="20"/>
      <w:szCs w:val="20"/>
    </w:rPr>
  </w:style>
  <w:style w:type="paragraph" w:styleId="BalloonText">
    <w:name w:val="Balloon Text"/>
    <w:basedOn w:val="Normal"/>
    <w:link w:val="BalloonTextChar"/>
    <w:uiPriority w:val="99"/>
    <w:semiHidden/>
    <w:unhideWhenUsed/>
    <w:rsid w:val="002318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886"/>
    <w:rPr>
      <w:rFonts w:ascii="Segoe UI" w:hAnsi="Segoe UI" w:cs="Segoe UI"/>
      <w:sz w:val="18"/>
      <w:szCs w:val="18"/>
    </w:rPr>
  </w:style>
  <w:style w:type="paragraph" w:styleId="Revision">
    <w:name w:val="Revision"/>
    <w:hidden/>
    <w:uiPriority w:val="99"/>
    <w:semiHidden/>
    <w:rsid w:val="00084A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5" Type="http://schemas.openxmlformats.org/officeDocument/2006/relationships/comments" Target="comments.xml"/><Relationship Id="rId10" Type="http://schemas.openxmlformats.org/officeDocument/2006/relationships/theme" Target="theme/theme1.xml"/><Relationship Id="rId4" Type="http://schemas.openxmlformats.org/officeDocument/2006/relationships/webSettings" Target="webSettings.xml"/><Relationship Id="rId9"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BB62F-7F79-4214-A539-609E05BA0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Pages>
  <Words>1219</Words>
  <Characters>6953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Nirav</dc:creator>
  <cp:keywords/>
  <dc:description/>
  <cp:lastModifiedBy>Nirav</cp:lastModifiedBy>
  <cp:revision>12</cp:revision>
  <dcterms:created xsi:type="dcterms:W3CDTF">2019-07-18T06:42:00Z</dcterms:created>
  <dcterms:modified xsi:type="dcterms:W3CDTF">2019-07-18T07:34:00Z</dcterms:modified>
</cp:coreProperties>
</file>